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66" w:lineRule="auto"/>
        <w:ind w:right="633"/>
        <w:jc w:val="both"/>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02">
      <w:pPr>
        <w:spacing w:line="266" w:lineRule="auto"/>
        <w:ind w:right="633"/>
        <w:jc w:val="both"/>
        <w:rPr>
          <w:rFonts w:ascii="Arial Narrow" w:cs="Arial Narrow" w:eastAsia="Arial Narrow" w:hAnsi="Arial Narrow"/>
          <w:b w:val="1"/>
          <w:u w:val="single"/>
        </w:rPr>
      </w:pPr>
      <w:r w:rsidDel="00000000" w:rsidR="00000000" w:rsidRPr="00000000">
        <w:rPr>
          <w:rFonts w:ascii="Arial Narrow" w:cs="Arial Narrow" w:eastAsia="Arial Narrow" w:hAnsi="Arial Narrow"/>
          <w:b w:val="1"/>
          <w:u w:val="single"/>
          <w:rtl w:val="0"/>
        </w:rPr>
        <w:t xml:space="preserve">CONTRATO DE PRESTACIÓN DE SERVICIOS </w:t>
      </w:r>
    </w:p>
    <w:p w:rsidR="00000000" w:rsidDel="00000000" w:rsidP="00000000" w:rsidRDefault="00000000" w:rsidRPr="00000000" w14:paraId="00000003">
      <w:pPr>
        <w:spacing w:line="266" w:lineRule="auto"/>
        <w:ind w:left="1701" w:right="633"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numPr>
          <w:ilvl w:val="0"/>
          <w:numId w:val="14"/>
        </w:numPr>
        <w:spacing w:line="266" w:lineRule="auto"/>
        <w:ind w:left="720" w:right="100.8661417322844"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Sr. (</w:t>
      </w:r>
      <w:r w:rsidDel="00000000" w:rsidR="00000000" w:rsidRPr="00000000">
        <w:rPr>
          <w:rFonts w:ascii="Arial Narrow" w:cs="Arial Narrow" w:eastAsia="Arial Narrow" w:hAnsi="Arial Narrow"/>
          <w:color w:val="ff0000"/>
          <w:rtl w:val="0"/>
        </w:rPr>
        <w:t xml:space="preserve">nombre y apellido</w:t>
      </w:r>
      <w:r w:rsidDel="00000000" w:rsidR="00000000" w:rsidRPr="00000000">
        <w:rPr>
          <w:rFonts w:ascii="Arial Narrow" w:cs="Arial Narrow" w:eastAsia="Arial Narrow" w:hAnsi="Arial Narrow"/>
          <w:rtl w:val="0"/>
        </w:rPr>
        <w:t xml:space="preserve">), titular del DNI (</w:t>
      </w:r>
      <w:r w:rsidDel="00000000" w:rsidR="00000000" w:rsidRPr="00000000">
        <w:rPr>
          <w:rFonts w:ascii="Arial Narrow" w:cs="Arial Narrow" w:eastAsia="Arial Narrow" w:hAnsi="Arial Narrow"/>
          <w:color w:val="ff0000"/>
          <w:rtl w:val="0"/>
        </w:rPr>
        <w:t xml:space="preserve">DNI</w:t>
      </w:r>
      <w:r w:rsidDel="00000000" w:rsidR="00000000" w:rsidRPr="00000000">
        <w:rPr>
          <w:rFonts w:ascii="Arial Narrow" w:cs="Arial Narrow" w:eastAsia="Arial Narrow" w:hAnsi="Arial Narrow"/>
          <w:rtl w:val="0"/>
        </w:rPr>
        <w:t xml:space="preserve">), en carácter de (</w:t>
      </w:r>
      <w:r w:rsidDel="00000000" w:rsidR="00000000" w:rsidRPr="00000000">
        <w:rPr>
          <w:rFonts w:ascii="Arial Narrow" w:cs="Arial Narrow" w:eastAsia="Arial Narrow" w:hAnsi="Arial Narrow"/>
          <w:color w:val="ff0000"/>
          <w:rtl w:val="0"/>
        </w:rPr>
        <w:t xml:space="preserve">carácter</w:t>
      </w:r>
      <w:r w:rsidDel="00000000" w:rsidR="00000000" w:rsidRPr="00000000">
        <w:rPr>
          <w:rFonts w:ascii="Arial Narrow" w:cs="Arial Narrow" w:eastAsia="Arial Narrow" w:hAnsi="Arial Narrow"/>
          <w:rtl w:val="0"/>
        </w:rPr>
        <w:t xml:space="preserve">) de la sociedad (</w:t>
      </w:r>
      <w:r w:rsidDel="00000000" w:rsidR="00000000" w:rsidRPr="00000000">
        <w:rPr>
          <w:rFonts w:ascii="Arial Narrow" w:cs="Arial Narrow" w:eastAsia="Arial Narrow" w:hAnsi="Arial Narrow"/>
          <w:color w:val="ff0000"/>
          <w:rtl w:val="0"/>
        </w:rPr>
        <w:t xml:space="preserve">Nombre de la sociedad</w:t>
      </w:r>
      <w:r w:rsidDel="00000000" w:rsidR="00000000" w:rsidRPr="00000000">
        <w:rPr>
          <w:rFonts w:ascii="Arial Narrow" w:cs="Arial Narrow" w:eastAsia="Arial Narrow" w:hAnsi="Arial Narrow"/>
          <w:rtl w:val="0"/>
        </w:rPr>
        <w:t xml:space="preserve">), CUIT (</w:t>
      </w:r>
      <w:r w:rsidDel="00000000" w:rsidR="00000000" w:rsidRPr="00000000">
        <w:rPr>
          <w:rFonts w:ascii="Arial Narrow" w:cs="Arial Narrow" w:eastAsia="Arial Narrow" w:hAnsi="Arial Narrow"/>
          <w:color w:val="ff0000"/>
          <w:rtl w:val="0"/>
        </w:rPr>
        <w:t xml:space="preserve">CUIT</w:t>
      </w:r>
      <w:r w:rsidDel="00000000" w:rsidR="00000000" w:rsidRPr="00000000">
        <w:rPr>
          <w:rFonts w:ascii="Arial Narrow" w:cs="Arial Narrow" w:eastAsia="Arial Narrow" w:hAnsi="Arial Narrow"/>
          <w:rtl w:val="0"/>
        </w:rPr>
        <w:t xml:space="preserve">), con domicilio a efectos de la presente en (</w:t>
      </w:r>
      <w:r w:rsidDel="00000000" w:rsidR="00000000" w:rsidRPr="00000000">
        <w:rPr>
          <w:rFonts w:ascii="Arial Narrow" w:cs="Arial Narrow" w:eastAsia="Arial Narrow" w:hAnsi="Arial Narrow"/>
          <w:color w:val="ff0000"/>
          <w:rtl w:val="0"/>
        </w:rPr>
        <w:t xml:space="preserve">domicilio</w:t>
      </w:r>
      <w:r w:rsidDel="00000000" w:rsidR="00000000" w:rsidRPr="00000000">
        <w:rPr>
          <w:rFonts w:ascii="Arial Narrow" w:cs="Arial Narrow" w:eastAsia="Arial Narrow" w:hAnsi="Arial Narrow"/>
          <w:rtl w:val="0"/>
        </w:rPr>
        <w:t xml:space="preserve">), de la Ciudad Autónoma de Buenos Aires (en adelante, el “</w:t>
      </w:r>
      <w:r w:rsidDel="00000000" w:rsidR="00000000" w:rsidRPr="00000000">
        <w:rPr>
          <w:rFonts w:ascii="Arial Narrow" w:cs="Arial Narrow" w:eastAsia="Arial Narrow" w:hAnsi="Arial Narrow"/>
          <w:u w:val="single"/>
          <w:rtl w:val="0"/>
        </w:rPr>
        <w:t xml:space="preserve">Contratante</w:t>
      </w:r>
      <w:r w:rsidDel="00000000" w:rsidR="00000000" w:rsidRPr="00000000">
        <w:rPr>
          <w:rFonts w:ascii="Arial Narrow" w:cs="Arial Narrow" w:eastAsia="Arial Narrow" w:hAnsi="Arial Narrow"/>
          <w:rtl w:val="0"/>
        </w:rPr>
        <w:t xml:space="preserve">” o el “</w:t>
      </w:r>
      <w:r w:rsidDel="00000000" w:rsidR="00000000" w:rsidRPr="00000000">
        <w:rPr>
          <w:rFonts w:ascii="Arial Narrow" w:cs="Arial Narrow" w:eastAsia="Arial Narrow" w:hAnsi="Arial Narrow"/>
          <w:u w:val="single"/>
          <w:rtl w:val="0"/>
        </w:rPr>
        <w:t xml:space="preserve">Cliente</w:t>
      </w:r>
      <w:r w:rsidDel="00000000" w:rsidR="00000000" w:rsidRPr="00000000">
        <w:rPr>
          <w:rFonts w:ascii="Arial Narrow" w:cs="Arial Narrow" w:eastAsia="Arial Narrow" w:hAnsi="Arial Narrow"/>
          <w:rtl w:val="0"/>
        </w:rPr>
        <w:t xml:space="preserve">” indistintamente); </w:t>
      </w:r>
    </w:p>
    <w:p w:rsidR="00000000" w:rsidDel="00000000" w:rsidP="00000000" w:rsidRDefault="00000000" w:rsidRPr="00000000" w14:paraId="00000005">
      <w:pPr>
        <w:numPr>
          <w:ilvl w:val="0"/>
          <w:numId w:val="14"/>
        </w:numPr>
        <w:spacing w:line="266" w:lineRule="auto"/>
        <w:ind w:left="720" w:right="100.8661417322844" w:hanging="360"/>
        <w:jc w:val="both"/>
        <w:rPr>
          <w:rFonts w:ascii="Cambria" w:cs="Cambria" w:eastAsia="Cambria" w:hAnsi="Cambria"/>
        </w:rPr>
      </w:pPr>
      <w:r w:rsidDel="00000000" w:rsidR="00000000" w:rsidRPr="00000000">
        <w:rPr>
          <w:rFonts w:ascii="Arial Narrow" w:cs="Arial Narrow" w:eastAsia="Arial Narrow" w:hAnsi="Arial Narrow"/>
          <w:rtl w:val="0"/>
        </w:rPr>
        <w:t xml:space="preserve">Y el Sr. Jose Daniel Jaimes, titular del DNI 96.045.084, en carácter de Socio-Gerente de la sociedad comercial </w:t>
      </w:r>
      <w:r w:rsidDel="00000000" w:rsidR="00000000" w:rsidRPr="00000000">
        <w:rPr>
          <w:rFonts w:ascii="Arial Narrow" w:cs="Arial Narrow" w:eastAsia="Arial Narrow" w:hAnsi="Arial Narrow"/>
          <w:b w:val="1"/>
          <w:rtl w:val="0"/>
        </w:rPr>
        <w:t xml:space="preserve">Green Computer S.R.L.,</w:t>
      </w:r>
      <w:r w:rsidDel="00000000" w:rsidR="00000000" w:rsidRPr="00000000">
        <w:rPr>
          <w:rFonts w:ascii="Arial Narrow" w:cs="Arial Narrow" w:eastAsia="Arial Narrow" w:hAnsi="Arial Narrow"/>
          <w:rtl w:val="0"/>
        </w:rPr>
        <w:t xml:space="preserve"> titular de la CUIT número 30-71796771-9, con domicilio a efectos de la presente en Brasil 3060, Parque Patricios, de la Ciudad de Buenos Aires (en adelante, el “</w:t>
      </w:r>
      <w:r w:rsidDel="00000000" w:rsidR="00000000" w:rsidRPr="00000000">
        <w:rPr>
          <w:rFonts w:ascii="Arial Narrow" w:cs="Arial Narrow" w:eastAsia="Arial Narrow" w:hAnsi="Arial Narrow"/>
          <w:u w:val="single"/>
          <w:rtl w:val="0"/>
        </w:rPr>
        <w:t xml:space="preserve">Proveedor</w:t>
      </w:r>
      <w:r w:rsidDel="00000000" w:rsidR="00000000" w:rsidRPr="00000000">
        <w:rPr>
          <w:rFonts w:ascii="Arial Narrow" w:cs="Arial Narrow" w:eastAsia="Arial Narrow" w:hAnsi="Arial Narrow"/>
          <w:rtl w:val="0"/>
        </w:rPr>
        <w:t xml:space="preserve">” y/o “</w:t>
      </w:r>
      <w:r w:rsidDel="00000000" w:rsidR="00000000" w:rsidRPr="00000000">
        <w:rPr>
          <w:rFonts w:ascii="Arial Narrow" w:cs="Arial Narrow" w:eastAsia="Arial Narrow" w:hAnsi="Arial Narrow"/>
          <w:u w:val="single"/>
          <w:rtl w:val="0"/>
        </w:rPr>
        <w:t xml:space="preserve">Green Computer</w:t>
      </w:r>
      <w:r w:rsidDel="00000000" w:rsidR="00000000" w:rsidRPr="00000000">
        <w:rPr>
          <w:rFonts w:ascii="Arial Narrow" w:cs="Arial Narrow" w:eastAsia="Arial Narrow" w:hAnsi="Arial Narrow"/>
          <w:rtl w:val="0"/>
        </w:rPr>
        <w:t xml:space="preserve">” indistintamente)</w:t>
      </w:r>
      <w:r w:rsidDel="00000000" w:rsidR="00000000" w:rsidRPr="00000000">
        <w:rPr>
          <w:rtl w:val="0"/>
        </w:rPr>
      </w:r>
    </w:p>
    <w:p w:rsidR="00000000" w:rsidDel="00000000" w:rsidP="00000000" w:rsidRDefault="00000000" w:rsidRPr="00000000" w14:paraId="00000006">
      <w:pPr>
        <w:spacing w:line="266" w:lineRule="auto"/>
        <w:ind w:left="1701" w:right="100.8661417322844" w:firstLine="0"/>
        <w:jc w:val="both"/>
        <w:rPr>
          <w:rFonts w:ascii="Arial Narrow" w:cs="Arial Narrow" w:eastAsia="Arial Narrow" w:hAnsi="Arial Narrow"/>
          <w:sz w:val="18"/>
          <w:szCs w:val="18"/>
        </w:rPr>
      </w:pPr>
      <w:r w:rsidDel="00000000" w:rsidR="00000000" w:rsidRPr="00000000">
        <w:rPr>
          <w:rtl w:val="0"/>
        </w:rPr>
      </w:r>
    </w:p>
    <w:p w:rsidR="00000000" w:rsidDel="00000000" w:rsidP="00000000" w:rsidRDefault="00000000" w:rsidRPr="00000000" w14:paraId="00000007">
      <w:pPr>
        <w:spacing w:line="266" w:lineRule="auto"/>
        <w:ind w:right="100.866141732284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Quienes (referenciados en lo sucesivo e indistintamente como las “</w:t>
      </w:r>
      <w:r w:rsidDel="00000000" w:rsidR="00000000" w:rsidRPr="00000000">
        <w:rPr>
          <w:rFonts w:ascii="Arial Narrow" w:cs="Arial Narrow" w:eastAsia="Arial Narrow" w:hAnsi="Arial Narrow"/>
          <w:u w:val="single"/>
          <w:rtl w:val="0"/>
        </w:rPr>
        <w:t xml:space="preserve">Partes</w:t>
      </w:r>
      <w:r w:rsidDel="00000000" w:rsidR="00000000" w:rsidRPr="00000000">
        <w:rPr>
          <w:rFonts w:ascii="Arial Narrow" w:cs="Arial Narrow" w:eastAsia="Arial Narrow" w:hAnsi="Arial Narrow"/>
          <w:rtl w:val="0"/>
        </w:rPr>
        <w:t xml:space="preserve">”), manifestado que poseen plena capacidad, voluntad y representación para la celebración de la presente, resuelven celebrar el presente Contrato de Prestación de Servicios (en adelante, el “</w:t>
      </w:r>
      <w:r w:rsidDel="00000000" w:rsidR="00000000" w:rsidRPr="00000000">
        <w:rPr>
          <w:rFonts w:ascii="Arial Narrow" w:cs="Arial Narrow" w:eastAsia="Arial Narrow" w:hAnsi="Arial Narrow"/>
          <w:u w:val="single"/>
          <w:rtl w:val="0"/>
        </w:rPr>
        <w:t xml:space="preserve">Acuerdo</w:t>
      </w:r>
      <w:r w:rsidDel="00000000" w:rsidR="00000000" w:rsidRPr="00000000">
        <w:rPr>
          <w:rFonts w:ascii="Arial Narrow" w:cs="Arial Narrow" w:eastAsia="Arial Narrow" w:hAnsi="Arial Narrow"/>
          <w:rtl w:val="0"/>
        </w:rPr>
        <w:t xml:space="preserve">”), según las Cláusulas que se explicitan a continuación:</w:t>
      </w:r>
    </w:p>
    <w:p w:rsidR="00000000" w:rsidDel="00000000" w:rsidP="00000000" w:rsidRDefault="00000000" w:rsidRPr="00000000" w14:paraId="00000008">
      <w:pPr>
        <w:spacing w:line="266" w:lineRule="auto"/>
        <w:ind w:right="623"/>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9">
      <w:pPr>
        <w:tabs>
          <w:tab w:val="left" w:leader="none" w:pos="3667"/>
          <w:tab w:val="left" w:leader="none" w:pos="3105"/>
        </w:tabs>
        <w:spacing w:before="1"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PRIMERO. TÉRMINOS Y DEFINICIONES.-</w:t>
      </w:r>
      <w:r w:rsidDel="00000000" w:rsidR="00000000" w:rsidRPr="00000000">
        <w:rPr>
          <w:rtl w:val="0"/>
        </w:rPr>
      </w:r>
    </w:p>
    <w:p w:rsidR="00000000" w:rsidDel="00000000" w:rsidP="00000000" w:rsidRDefault="00000000" w:rsidRPr="00000000" w14:paraId="0000000A">
      <w:pPr>
        <w:tabs>
          <w:tab w:val="left" w:leader="none" w:pos="790"/>
        </w:tabs>
        <w:spacing w:before="119" w:line="244" w:lineRule="auto"/>
        <w:ind w:right="100.866141732284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 A todos los efectos del presente Acuerdo, las Partes entienden que los términos y definiciones aquí incorporados deberán ser ejecutados de acuerdo con el significado y el alcance establecido a continuación. En este sentido, estos términos se interpretarán principalmente de manera exegética y, en segundo lugar, de manera sistémica y no en ningún otro sistema o forma de interpretación.</w:t>
      </w:r>
    </w:p>
    <w:p w:rsidR="00000000" w:rsidDel="00000000" w:rsidP="00000000" w:rsidRDefault="00000000" w:rsidRPr="00000000" w14:paraId="0000000B">
      <w:pPr>
        <w:tabs>
          <w:tab w:val="left" w:leader="none" w:pos="679"/>
        </w:tabs>
        <w:spacing w:before="112" w:line="244" w:lineRule="auto"/>
        <w:ind w:right="100.8661417322844"/>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1.2. Por lo tanto, cualquier referencia a los términos descritos en este documento se interpretará conforme el alcance que se procede a delimitar a continuación:</w:t>
      </w:r>
    </w:p>
    <w:p w:rsidR="00000000" w:rsidDel="00000000" w:rsidP="00000000" w:rsidRDefault="00000000" w:rsidRPr="00000000" w14:paraId="0000000C">
      <w:pPr>
        <w:spacing w:after="240" w:before="240" w:line="26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 </w:t>
      </w:r>
      <w:r w:rsidDel="00000000" w:rsidR="00000000" w:rsidRPr="00000000">
        <w:rPr>
          <w:rFonts w:ascii="Arial Narrow" w:cs="Arial Narrow" w:eastAsia="Arial Narrow" w:hAnsi="Arial Narrow"/>
          <w:b w:val="1"/>
          <w:rtl w:val="0"/>
        </w:rPr>
        <w:t xml:space="preserve">ITAD (Disposición de Activos Tecnológicos):</w:t>
      </w:r>
      <w:r w:rsidDel="00000000" w:rsidR="00000000" w:rsidRPr="00000000">
        <w:rPr>
          <w:rFonts w:ascii="Arial Narrow" w:cs="Arial Narrow" w:eastAsia="Arial Narrow" w:hAnsi="Arial Narrow"/>
          <w:rtl w:val="0"/>
        </w:rPr>
        <w:t xml:space="preserve"> Proceso de gestión responsable de los equipos electrónicos obsoletos o en desuso, incluyendo recolección, auditoría, eliminación de datos, reciclaje, reventa o disposición final de los mismos.</w:t>
      </w:r>
    </w:p>
    <w:p w:rsidR="00000000" w:rsidDel="00000000" w:rsidP="00000000" w:rsidRDefault="00000000" w:rsidRPr="00000000" w14:paraId="0000000D">
      <w:pPr>
        <w:spacing w:after="240" w:before="240" w:line="26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 </w:t>
      </w:r>
      <w:r w:rsidDel="00000000" w:rsidR="00000000" w:rsidRPr="00000000">
        <w:rPr>
          <w:rFonts w:ascii="Arial Narrow" w:cs="Arial Narrow" w:eastAsia="Arial Narrow" w:hAnsi="Arial Narrow"/>
          <w:b w:val="1"/>
          <w:rtl w:val="0"/>
        </w:rPr>
        <w:t xml:space="preserve">Orden de Servicio:</w:t>
      </w:r>
      <w:r w:rsidDel="00000000" w:rsidR="00000000" w:rsidRPr="00000000">
        <w:rPr>
          <w:rFonts w:ascii="Arial Narrow" w:cs="Arial Narrow" w:eastAsia="Arial Narrow" w:hAnsi="Arial Narrow"/>
          <w:rtl w:val="0"/>
        </w:rPr>
        <w:t xml:space="preserve"> Documento o comunicación formal, emitido por el Contratante al Proveedor, que especifica los detalles de un proyecto particular, incluyendo los equipos a gestionar, ubicación, fecha, hora, y cualquier requisito específico relacionado.</w:t>
      </w:r>
    </w:p>
    <w:p w:rsidR="00000000" w:rsidDel="00000000" w:rsidP="00000000" w:rsidRDefault="00000000" w:rsidRPr="00000000" w14:paraId="0000000E">
      <w:pPr>
        <w:spacing w:after="240" w:before="240" w:line="266"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III. </w:t>
      </w:r>
      <w:r w:rsidDel="00000000" w:rsidR="00000000" w:rsidRPr="00000000">
        <w:rPr>
          <w:rFonts w:ascii="Arial Narrow" w:cs="Arial Narrow" w:eastAsia="Arial Narrow" w:hAnsi="Arial Narrow"/>
          <w:b w:val="1"/>
          <w:rtl w:val="0"/>
        </w:rPr>
        <w:t xml:space="preserve">Información Confidencial:</w:t>
      </w:r>
      <w:r w:rsidDel="00000000" w:rsidR="00000000" w:rsidRPr="00000000">
        <w:rPr>
          <w:rFonts w:ascii="Arial Narrow" w:cs="Arial Narrow" w:eastAsia="Arial Narrow" w:hAnsi="Arial Narrow"/>
          <w:rtl w:val="0"/>
        </w:rPr>
        <w:t xml:space="preserve"> Cualquier información proporcionada por una de las Partes que sea identificada como confidencial, incluyendo datos de clientes, estrategias comerciales, especificaciones técnicas, listas de precios, entre otros, conforme lo estipulado en la clausula sexta del presente..</w:t>
      </w:r>
    </w:p>
    <w:p w:rsidR="00000000" w:rsidDel="00000000" w:rsidP="00000000" w:rsidRDefault="00000000" w:rsidRPr="00000000" w14:paraId="0000000F">
      <w:pPr>
        <w:spacing w:after="240" w:before="240" w:line="266" w:lineRule="auto"/>
        <w:jc w:val="both"/>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SEGUNDO. OBJETO.-</w:t>
      </w:r>
    </w:p>
    <w:p w:rsidR="00000000" w:rsidDel="00000000" w:rsidP="00000000" w:rsidRDefault="00000000" w:rsidRPr="00000000" w14:paraId="00000011">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2.1. El presente contrato tiene por objeto establecer los términos y condiciones bajo los cuales Green Computer brindará servicios de ITAD al Contratante. Estos servicios incluyen, pero no se limitan a:</w:t>
      </w:r>
    </w:p>
    <w:p w:rsidR="00000000" w:rsidDel="00000000" w:rsidP="00000000" w:rsidRDefault="00000000" w:rsidRPr="00000000" w14:paraId="00000012">
      <w:pPr>
        <w:numPr>
          <w:ilvl w:val="0"/>
          <w:numId w:val="11"/>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Embalaje, recolección y transporte seguro de equipos.</w:t>
      </w:r>
    </w:p>
    <w:p w:rsidR="00000000" w:rsidDel="00000000" w:rsidP="00000000" w:rsidRDefault="00000000" w:rsidRPr="00000000" w14:paraId="00000013">
      <w:pPr>
        <w:numPr>
          <w:ilvl w:val="0"/>
          <w:numId w:val="1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Auditoría, prueba, borrado de información y/o destrucción física de dispositivos.</w:t>
      </w:r>
    </w:p>
    <w:p w:rsidR="00000000" w:rsidDel="00000000" w:rsidP="00000000" w:rsidRDefault="00000000" w:rsidRPr="00000000" w14:paraId="00000014">
      <w:pPr>
        <w:numPr>
          <w:ilvl w:val="0"/>
          <w:numId w:val="11"/>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Recuperación, reventa, reciclaje y almacenamiento de equipos.</w:t>
      </w:r>
    </w:p>
    <w:p w:rsidR="00000000" w:rsidDel="00000000" w:rsidP="00000000" w:rsidRDefault="00000000" w:rsidRPr="00000000" w14:paraId="00000015">
      <w:pPr>
        <w:numPr>
          <w:ilvl w:val="0"/>
          <w:numId w:val="11"/>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Elaboración de reportes detallados por proyecto. </w:t>
      </w:r>
    </w:p>
    <w:p w:rsidR="00000000" w:rsidDel="00000000" w:rsidP="00000000" w:rsidRDefault="00000000" w:rsidRPr="00000000" w14:paraId="00000016">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2.2. Los procedimientos específicos para cada servicio se describen en el </w:t>
      </w:r>
      <w:r w:rsidDel="00000000" w:rsidR="00000000" w:rsidRPr="00000000">
        <w:rPr>
          <w:rFonts w:ascii="Arial Narrow" w:cs="Arial Narrow" w:eastAsia="Arial Narrow" w:hAnsi="Arial Narrow"/>
          <w:u w:val="single"/>
          <w:rtl w:val="0"/>
        </w:rPr>
        <w:t xml:space="preserve">Anexo A</w:t>
      </w:r>
      <w:r w:rsidDel="00000000" w:rsidR="00000000" w:rsidRPr="00000000">
        <w:rPr>
          <w:rFonts w:ascii="Arial Narrow" w:cs="Arial Narrow" w:eastAsia="Arial Narrow" w:hAnsi="Arial Narrow"/>
          <w:rtl w:val="0"/>
        </w:rPr>
        <w:t xml:space="preserve"> incorporado al presente, y en las Órdenes de Servicio correspondientes.</w:t>
      </w:r>
    </w:p>
    <w:p w:rsidR="00000000" w:rsidDel="00000000" w:rsidP="00000000" w:rsidRDefault="00000000" w:rsidRPr="00000000" w14:paraId="00000017">
      <w:pPr>
        <w:spacing w:after="240" w:before="240" w:line="240" w:lineRule="auto"/>
        <w:jc w:val="left"/>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18">
      <w:pPr>
        <w:spacing w:after="240" w:before="24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TERCERO. ACEPTACIÓN Y ENTRADA EN VIGENCIA.-</w:t>
      </w:r>
    </w:p>
    <w:p w:rsidR="00000000" w:rsidDel="00000000" w:rsidP="00000000" w:rsidRDefault="00000000" w:rsidRPr="00000000" w14:paraId="00000019">
      <w:pPr>
        <w:pStyle w:val="Heading3"/>
        <w:keepNext w:val="0"/>
        <w:keepLines w:val="0"/>
        <w:spacing w:before="280" w:line="240" w:lineRule="auto"/>
        <w:jc w:val="both"/>
        <w:rPr>
          <w:rFonts w:ascii="Arial Narrow" w:cs="Arial Narrow" w:eastAsia="Arial Narrow" w:hAnsi="Arial Narrow"/>
          <w:color w:val="000000"/>
          <w:sz w:val="22"/>
          <w:szCs w:val="22"/>
        </w:rPr>
      </w:pPr>
      <w:bookmarkStart w:colFirst="0" w:colLast="0" w:name="_heading=h.gjdgxs" w:id="0"/>
      <w:bookmarkEnd w:id="0"/>
      <w:r w:rsidDel="00000000" w:rsidR="00000000" w:rsidRPr="00000000">
        <w:rPr>
          <w:rFonts w:ascii="Arial Narrow" w:cs="Arial Narrow" w:eastAsia="Arial Narrow" w:hAnsi="Arial Narrow"/>
          <w:color w:val="000000"/>
          <w:sz w:val="22"/>
          <w:szCs w:val="22"/>
          <w:rtl w:val="0"/>
        </w:rPr>
        <w:t xml:space="preserve">3.1 Las Partes declaran que este Acuerdo será considerado como válidamente celebrado y vinculante en el caso de que fuera firmado mediante firma electrónica a través de sus representantes, de conformidad con la Ley Argentina. Las Partes declaran que dichas regulaciones y requerimientos, así como la validación y niveles de seguridad vinculadas, son perfectamente cumplidos a través del uso de los servicios brindados por odoo Sign. En todo caso, las Partes declaran que el uso de firma digital o firma electrónica será igualmente vinculante. Asimismo, y en modificación del régimen aplicable -por acuerdo de partes-, será la Parte que invoque la invalidez de una firma así otorgada quien tenga la carga de la prueba de dicha invalidez ante el litigio del que se tratare.</w:t>
      </w:r>
    </w:p>
    <w:p w:rsidR="00000000" w:rsidDel="00000000" w:rsidP="00000000" w:rsidRDefault="00000000" w:rsidRPr="00000000" w14:paraId="0000001A">
      <w:pPr>
        <w:tabs>
          <w:tab w:val="left" w:leader="none" w:pos="655"/>
        </w:tabs>
        <w:spacing w:before="110" w:line="244" w:lineRule="auto"/>
        <w:jc w:val="both"/>
        <w:rPr>
          <w:rFonts w:ascii="Arial Narrow" w:cs="Arial Narrow" w:eastAsia="Arial Narrow" w:hAnsi="Arial Narrow"/>
          <w:u w:val="single"/>
        </w:rPr>
      </w:pPr>
      <w:r w:rsidDel="00000000" w:rsidR="00000000" w:rsidRPr="00000000">
        <w:rPr>
          <w:rFonts w:ascii="Arial Narrow" w:cs="Arial Narrow" w:eastAsia="Arial Narrow" w:hAnsi="Arial Narrow"/>
          <w:rtl w:val="0"/>
        </w:rPr>
        <w:t xml:space="preserve">3.2. Las Partes acuerdan que el presente Contrato tendrá una duración de dos (2) años a ser computados desde la fecha de firma del presente. El presente acuerdo finalizará en la fecha indicada de pleno derecho, sin necesidad de interpelación alguna, pudiendo ser renovado automáticamente.</w:t>
      </w:r>
      <w:r w:rsidDel="00000000" w:rsidR="00000000" w:rsidRPr="00000000">
        <w:rPr>
          <w:rtl w:val="0"/>
        </w:rPr>
      </w:r>
    </w:p>
    <w:p w:rsidR="00000000" w:rsidDel="00000000" w:rsidP="00000000" w:rsidRDefault="00000000" w:rsidRPr="00000000" w14:paraId="0000001B">
      <w:pPr>
        <w:spacing w:after="240" w:before="24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CUARTO. CONDICIONES DE PAGO.-</w:t>
      </w:r>
    </w:p>
    <w:p w:rsidR="00000000" w:rsidDel="00000000" w:rsidP="00000000" w:rsidRDefault="00000000" w:rsidRPr="00000000" w14:paraId="0000001C">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4.1. El Proveedor facturará al Contratante al finalizar cada proyecto. Las facturas deberán ser abonadas por el Contratante dentro de los plazos estipulados en las Órdenes de Servicio.</w:t>
      </w:r>
    </w:p>
    <w:p w:rsidR="00000000" w:rsidDel="00000000" w:rsidP="00000000" w:rsidRDefault="00000000" w:rsidRPr="00000000" w14:paraId="0000001D">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4.2. En el supuesto en que el Contratante no abonare la factura en la forma, modo y tiempo pactados, el mismo incurrirá en mora automática, sin necesidad de intimación o interpelación alguna y devengará – adicionalmente al interés compensatorio- un interés punitorio y acumulativo del </w:t>
      </w:r>
      <w:r w:rsidDel="00000000" w:rsidR="00000000" w:rsidRPr="00000000">
        <w:rPr>
          <w:rFonts w:ascii="Arial Narrow" w:cs="Arial Narrow" w:eastAsia="Arial Narrow" w:hAnsi="Arial Narrow"/>
          <w:rtl w:val="0"/>
        </w:rPr>
        <w:t xml:space="preserve">0,8%</w:t>
      </w:r>
      <w:r w:rsidDel="00000000" w:rsidR="00000000" w:rsidRPr="00000000">
        <w:rPr>
          <w:rFonts w:ascii="Arial Narrow" w:cs="Arial Narrow" w:eastAsia="Arial Narrow" w:hAnsi="Arial Narrow"/>
          <w:rtl w:val="0"/>
        </w:rPr>
        <w:t xml:space="preserve"> por día de atraso sobre las sumas en mora, pudiendo el Proveedor rechazar la cobranza de la Factura atrasada si su pago no se efectuara conjuntamente con dicha multa. La totalidad de sumas que el Contratante adeudare, conjuntamente a las multas diarias aplicables, serán considerados consecutivos y acumulativos. En caso de que el Contratante efectúe el pago del saldo de capital adeudado sin abonar los intereses punitorios generados -y el Proveedor aceptare dicho pago-, estos últimos se capitalizarán al saldo adeudado y generarán intereses adicionales -también del 0,8% consecutivo y acumulativo-, conforme a lo establecido en el artículo 770 del Código Civil y Comercial de la Nación, debiendo respetarse una periodicidad no inferior a seis meses para su acumulación al capital.</w:t>
      </w:r>
    </w:p>
    <w:p w:rsidR="00000000" w:rsidDel="00000000" w:rsidP="00000000" w:rsidRDefault="00000000" w:rsidRPr="00000000" w14:paraId="0000001E">
      <w:pPr>
        <w:spacing w:after="120" w:before="12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QUINTO. OBLIGACIONES DE LAS PARTES.-</w:t>
      </w:r>
    </w:p>
    <w:p w:rsidR="00000000" w:rsidDel="00000000" w:rsidP="00000000" w:rsidRDefault="00000000" w:rsidRPr="00000000" w14:paraId="0000001F">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5.1.Obligaciones del Proveedor:</w:t>
      </w:r>
    </w:p>
    <w:p w:rsidR="00000000" w:rsidDel="00000000" w:rsidP="00000000" w:rsidRDefault="00000000" w:rsidRPr="00000000" w14:paraId="00000020">
      <w:pPr>
        <w:numPr>
          <w:ilvl w:val="0"/>
          <w:numId w:val="10"/>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Prestar los servicios con profesionalismo y competencia, empleando personal calificado.</w:t>
      </w:r>
    </w:p>
    <w:p w:rsidR="00000000" w:rsidDel="00000000" w:rsidP="00000000" w:rsidRDefault="00000000" w:rsidRPr="00000000" w14:paraId="00000021">
      <w:pPr>
        <w:numPr>
          <w:ilvl w:val="0"/>
          <w:numId w:val="10"/>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Garantizar el almacenamiento seguro de los equipos bajo techo, protegidos de factores ambientales como lluvia y humedad, y con acceso limitado a personal autorizado.</w:t>
      </w:r>
    </w:p>
    <w:p w:rsidR="00000000" w:rsidDel="00000000" w:rsidP="00000000" w:rsidRDefault="00000000" w:rsidRPr="00000000" w14:paraId="00000022">
      <w:pPr>
        <w:numPr>
          <w:ilvl w:val="0"/>
          <w:numId w:val="10"/>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Proteger la información contenida en los dispositivos desde la recolección hasta su eliminación o destrucción (reciclaje), conforme a la norma NIST 800-88 o cualquier otro estándar especificado por el Contratante.</w:t>
      </w:r>
    </w:p>
    <w:p w:rsidR="00000000" w:rsidDel="00000000" w:rsidP="00000000" w:rsidRDefault="00000000" w:rsidRPr="00000000" w14:paraId="00000023">
      <w:pPr>
        <w:numPr>
          <w:ilvl w:val="0"/>
          <w:numId w:val="10"/>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Emitir certificados de borrado de datos y reportes detallados al finalizar cada proyecto.</w:t>
      </w:r>
    </w:p>
    <w:p w:rsidR="00000000" w:rsidDel="00000000" w:rsidP="00000000" w:rsidRDefault="00000000" w:rsidRPr="00000000" w14:paraId="00000024">
      <w:pPr>
        <w:numPr>
          <w:ilvl w:val="0"/>
          <w:numId w:val="10"/>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Clasificar los equipos según su condición y funcionalidad y detallar esta información en los reportes.</w:t>
      </w:r>
    </w:p>
    <w:p w:rsidR="00000000" w:rsidDel="00000000" w:rsidP="00000000" w:rsidRDefault="00000000" w:rsidRPr="00000000" w14:paraId="00000025">
      <w:pPr>
        <w:pStyle w:val="Heading3"/>
        <w:keepNext w:val="0"/>
        <w:keepLines w:val="0"/>
        <w:spacing w:before="280" w:line="240" w:lineRule="auto"/>
        <w:jc w:val="both"/>
        <w:rPr>
          <w:rFonts w:ascii="Arial Narrow" w:cs="Arial Narrow" w:eastAsia="Arial Narrow" w:hAnsi="Arial Narrow"/>
          <w:color w:val="000000"/>
          <w:sz w:val="22"/>
          <w:szCs w:val="22"/>
        </w:rPr>
      </w:pPr>
      <w:bookmarkStart w:colFirst="0" w:colLast="0" w:name="_heading=h.30j0zll" w:id="1"/>
      <w:bookmarkEnd w:id="1"/>
      <w:r w:rsidDel="00000000" w:rsidR="00000000" w:rsidRPr="00000000">
        <w:rPr>
          <w:rFonts w:ascii="Arial Narrow" w:cs="Arial Narrow" w:eastAsia="Arial Narrow" w:hAnsi="Arial Narrow"/>
          <w:color w:val="000000"/>
          <w:sz w:val="22"/>
          <w:szCs w:val="22"/>
          <w:rtl w:val="0"/>
        </w:rPr>
        <w:t xml:space="preserve">5.2 Obligaciones del Contratante:</w:t>
      </w:r>
    </w:p>
    <w:p w:rsidR="00000000" w:rsidDel="00000000" w:rsidP="00000000" w:rsidRDefault="00000000" w:rsidRPr="00000000" w14:paraId="00000026">
      <w:pPr>
        <w:numPr>
          <w:ilvl w:val="0"/>
          <w:numId w:val="8"/>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Proveer al Proveedor la información y documentación necesaria para la ejecución de los servicios mediante las Órdenes de Servicio.</w:t>
      </w:r>
    </w:p>
    <w:p w:rsidR="00000000" w:rsidDel="00000000" w:rsidP="00000000" w:rsidRDefault="00000000" w:rsidRPr="00000000" w14:paraId="00000027">
      <w:pPr>
        <w:numPr>
          <w:ilvl w:val="0"/>
          <w:numId w:val="8"/>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Asegurar el pago en la forma, modo y tiempo pactados de las facturas emitidas.</w:t>
      </w:r>
    </w:p>
    <w:p w:rsidR="00000000" w:rsidDel="00000000" w:rsidP="00000000" w:rsidRDefault="00000000" w:rsidRPr="00000000" w14:paraId="00000028">
      <w:pPr>
        <w:numPr>
          <w:ilvl w:val="0"/>
          <w:numId w:val="8"/>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Coordinar la entrega y recolección de los equipos según lo especificado en cada proyecto.</w:t>
      </w:r>
    </w:p>
    <w:p w:rsidR="00000000" w:rsidDel="00000000" w:rsidP="00000000" w:rsidRDefault="00000000" w:rsidRPr="00000000" w14:paraId="00000029">
      <w:pPr>
        <w:spacing w:after="240" w:before="24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A">
      <w:pPr>
        <w:spacing w:after="240" w:before="24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B">
      <w:pPr>
        <w:spacing w:after="240" w:before="240" w:line="240" w:lineRule="auto"/>
        <w:jc w:val="center"/>
        <w:rPr>
          <w:rFonts w:ascii="Arial Narrow" w:cs="Arial Narrow" w:eastAsia="Arial Narrow" w:hAnsi="Arial Narrow"/>
          <w:u w:val="single"/>
        </w:rPr>
      </w:pPr>
      <w:r w:rsidDel="00000000" w:rsidR="00000000" w:rsidRPr="00000000">
        <w:rPr>
          <w:rtl w:val="0"/>
        </w:rPr>
      </w:r>
    </w:p>
    <w:p w:rsidR="00000000" w:rsidDel="00000000" w:rsidP="00000000" w:rsidRDefault="00000000" w:rsidRPr="00000000" w14:paraId="0000002C">
      <w:pPr>
        <w:spacing w:after="240" w:before="24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SEXTO. CONFIDENCIALIDAD.- </w:t>
      </w:r>
    </w:p>
    <w:p w:rsidR="00000000" w:rsidDel="00000000" w:rsidP="00000000" w:rsidRDefault="00000000" w:rsidRPr="00000000" w14:paraId="0000002D">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6.1. Se considerará como Información Confidencial cualquier información proporcionada por cualquiera de las Partes, ya sea de forma oral, escrita, electrónica o en cualquier otro formato, que incluya, pero no se limite a, datos de clientes, estrategias comerciales, especificaciones técnicas, listas de precios, procesos operativos y cualquier otra información que esté claramente identificada como confidencial.</w:t>
      </w:r>
    </w:p>
    <w:p w:rsidR="00000000" w:rsidDel="00000000" w:rsidP="00000000" w:rsidRDefault="00000000" w:rsidRPr="00000000" w14:paraId="0000002E">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6.2. Las Partes se comprometen a:</w:t>
      </w:r>
    </w:p>
    <w:p w:rsidR="00000000" w:rsidDel="00000000" w:rsidP="00000000" w:rsidRDefault="00000000" w:rsidRPr="00000000" w14:paraId="0000002F">
      <w:pPr>
        <w:numPr>
          <w:ilvl w:val="0"/>
          <w:numId w:val="15"/>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Mantener en estricta confidencialidad toda la información recibida, asegurando su protección contra acceso no autorizado, uso indebido o divulgación.</w:t>
      </w:r>
    </w:p>
    <w:p w:rsidR="00000000" w:rsidDel="00000000" w:rsidP="00000000" w:rsidRDefault="00000000" w:rsidRPr="00000000" w14:paraId="00000030">
      <w:pPr>
        <w:numPr>
          <w:ilvl w:val="0"/>
          <w:numId w:val="15"/>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Utilizar la información confidencial exclusivamente para los fines del presente contrato.</w:t>
      </w:r>
    </w:p>
    <w:p w:rsidR="00000000" w:rsidDel="00000000" w:rsidP="00000000" w:rsidRDefault="00000000" w:rsidRPr="00000000" w14:paraId="00000031">
      <w:pPr>
        <w:numPr>
          <w:ilvl w:val="0"/>
          <w:numId w:val="15"/>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divulgar, reproducir o copiar la información confidencial sin autorización previa y por escrito de la otra Parte.</w:t>
      </w:r>
    </w:p>
    <w:p w:rsidR="00000000" w:rsidDel="00000000" w:rsidP="00000000" w:rsidRDefault="00000000" w:rsidRPr="00000000" w14:paraId="00000032">
      <w:pPr>
        <w:numPr>
          <w:ilvl w:val="0"/>
          <w:numId w:val="15"/>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Limitar el acceso a la información confidencial solo a aquellos empleados, consultores o subcontratistas que necesiten conocerla para la ejecución del contrato, exigiendo que dichas personas asuman obligaciones de confidencialidad equivalentes.</w:t>
      </w:r>
    </w:p>
    <w:p w:rsidR="00000000" w:rsidDel="00000000" w:rsidP="00000000" w:rsidRDefault="00000000" w:rsidRPr="00000000" w14:paraId="00000033">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6.3. Al finalizar el presente contrato, o cuando así lo requiera la otra Parte, la Parte receptora de la información confidencial deberá devolverla o destruirla de manera segura. Esto incluye:</w:t>
      </w:r>
    </w:p>
    <w:p w:rsidR="00000000" w:rsidDel="00000000" w:rsidP="00000000" w:rsidRDefault="00000000" w:rsidRPr="00000000" w14:paraId="00000034">
      <w:pPr>
        <w:numPr>
          <w:ilvl w:val="0"/>
          <w:numId w:val="2"/>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Eliminar cualquier copia digital de la información utilizando métodos seguros y verificables.</w:t>
      </w:r>
    </w:p>
    <w:p w:rsidR="00000000" w:rsidDel="00000000" w:rsidP="00000000" w:rsidRDefault="00000000" w:rsidRPr="00000000" w14:paraId="00000035">
      <w:pPr>
        <w:numPr>
          <w:ilvl w:val="0"/>
          <w:numId w:val="2"/>
        </w:numPr>
        <w:spacing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Destruir físicamente documentos tangibles que contengan información confidencial, salvo acuerdo en contrario.</w:t>
      </w:r>
    </w:p>
    <w:p w:rsidR="00000000" w:rsidDel="00000000" w:rsidP="00000000" w:rsidRDefault="00000000" w:rsidRPr="00000000" w14:paraId="00000036">
      <w:pPr>
        <w:numPr>
          <w:ilvl w:val="0"/>
          <w:numId w:val="2"/>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Emitir una certificación de destrucción, si así lo requiere la otra Parte.</w:t>
      </w:r>
    </w:p>
    <w:p w:rsidR="00000000" w:rsidDel="00000000" w:rsidP="00000000" w:rsidRDefault="00000000" w:rsidRPr="00000000" w14:paraId="00000037">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6.4. No se considerará información confidencial aquella que: I) Sea de dominio público al momento de su divulgación o llegue a serlo sin incumplimiento de este contrato; II) Sea desarrollada de manera independiente por la Parte receptora sin utilizar información confidencial de la otra Parte; III) Deba ser divulgada en cumplimiento de una orden judicial o administrativa, notificando previamente a la otra Parte.</w:t>
      </w:r>
    </w:p>
    <w:p w:rsidR="00000000" w:rsidDel="00000000" w:rsidP="00000000" w:rsidRDefault="00000000" w:rsidRPr="00000000" w14:paraId="00000038">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6.5. Las obligaciones de confidencialidad establecidas en esta sección permanecerán vigentes durante la duración del contrato y por un período adicional de un (1) año tras su terminación.</w:t>
      </w:r>
    </w:p>
    <w:p w:rsidR="00000000" w:rsidDel="00000000" w:rsidP="00000000" w:rsidRDefault="00000000" w:rsidRPr="00000000" w14:paraId="00000039">
      <w:pPr>
        <w:pStyle w:val="Heading3"/>
        <w:keepNext w:val="0"/>
        <w:keepLines w:val="0"/>
        <w:spacing w:after="240" w:before="240" w:line="240" w:lineRule="auto"/>
        <w:jc w:val="both"/>
        <w:rPr>
          <w:rFonts w:ascii="Arial Narrow" w:cs="Arial Narrow" w:eastAsia="Arial Narrow" w:hAnsi="Arial Narrow"/>
        </w:rPr>
      </w:pPr>
      <w:bookmarkStart w:colFirst="0" w:colLast="0" w:name="_heading=h.1fob9te" w:id="2"/>
      <w:bookmarkEnd w:id="2"/>
      <w:r w:rsidDel="00000000" w:rsidR="00000000" w:rsidRPr="00000000">
        <w:rPr>
          <w:rFonts w:ascii="Arial Narrow" w:cs="Arial Narrow" w:eastAsia="Arial Narrow" w:hAnsi="Arial Narrow"/>
          <w:color w:val="000000"/>
          <w:sz w:val="22"/>
          <w:szCs w:val="22"/>
          <w:rtl w:val="0"/>
        </w:rPr>
        <w:t xml:space="preserve">6.6. Ninguna de las partes podrá referirse públicamente al contrato sin autorización previa y por escrito de la otra parte. </w:t>
      </w:r>
      <w:r w:rsidDel="00000000" w:rsidR="00000000" w:rsidRPr="00000000">
        <w:rPr>
          <w:rtl w:val="0"/>
        </w:rPr>
      </w:r>
    </w:p>
    <w:p w:rsidR="00000000" w:rsidDel="00000000" w:rsidP="00000000" w:rsidRDefault="00000000" w:rsidRPr="00000000" w14:paraId="0000003A">
      <w:pPr>
        <w:spacing w:after="240" w:before="24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SÉPTIMO. RESPONSABILIDAD.-</w:t>
      </w:r>
    </w:p>
    <w:p w:rsidR="00000000" w:rsidDel="00000000" w:rsidP="00000000" w:rsidRDefault="00000000" w:rsidRPr="00000000" w14:paraId="0000003B">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7.1. El Proveedor actuará como consignatario de los equipos de computación, asumiendo la responsabilidad de los mismos desde el momento de su recolección o recepción hasta su entrega final al comprador o la devolución de los equipos a El Contratante en el lugar designado para tal efecto, y una vez firmado el Manifiesto de Entrega correspondiente. Durante este período, el Proveedor será responsable de:</w:t>
      </w:r>
    </w:p>
    <w:p w:rsidR="00000000" w:rsidDel="00000000" w:rsidP="00000000" w:rsidRDefault="00000000" w:rsidRPr="00000000" w14:paraId="0000003C">
      <w:pPr>
        <w:numPr>
          <w:ilvl w:val="0"/>
          <w:numId w:val="3"/>
        </w:numPr>
        <w:spacing w:before="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Asegurar la protección física y digital de los dispositivos.</w:t>
      </w:r>
    </w:p>
    <w:p w:rsidR="00000000" w:rsidDel="00000000" w:rsidP="00000000" w:rsidRDefault="00000000" w:rsidRPr="00000000" w14:paraId="0000003D">
      <w:pPr>
        <w:numPr>
          <w:ilvl w:val="0"/>
          <w:numId w:val="3"/>
        </w:numPr>
        <w:spacing w:after="240" w:lin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Realizar los procesos de eliminación de datos conforme a las normas aplicables o aquellas solicitadas por “El Contratante”, garantizando la seguridad de la información contenida en los equipos.</w:t>
      </w:r>
    </w:p>
    <w:p w:rsidR="00000000" w:rsidDel="00000000" w:rsidP="00000000" w:rsidRDefault="00000000" w:rsidRPr="00000000" w14:paraId="0000003E">
      <w:pPr>
        <w:spacing w:after="240" w:before="24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OCTAVO. RELACIÓN ENTRE LAS PARTES</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3F">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8.1. Las Partes reconocen y aceptan que cada una de ellas actúa de forma independiente, con estructuras empresariales separadas, gestionando sus propios negocios, organización, administración y personal, asumiendo cada una el riesgo empresarial asociado a sus actividades y el cumplimiento de sus obligaciones en virtud del presente acuerdo. No existe entre ellas ninguna relación comercial, laboral, societaria, de agrupación, colaboración ni joint venture distinta a la aquí establecida. Asimismo, las Partes declaran que la relación resultante del presente acuerdo no será interpretada como una relación de subordinación o laboral.</w:t>
      </w:r>
    </w:p>
    <w:p w:rsidR="00000000" w:rsidDel="00000000" w:rsidP="00000000" w:rsidRDefault="00000000" w:rsidRPr="00000000" w14:paraId="00000040">
      <w:pPr>
        <w:spacing w:after="240" w:before="24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NOVENO. INDEMNIDAD</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41">
      <w:pPr>
        <w:spacing w:after="240" w:before="24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9.1. El Contratante indemnizará y mantendrá indemne al Proveedor y sus asociados por cualquier reclamo, daño o costo resultante de la negligencia del Contratante, incumplimiento del contrato o reclamos de sus usuarios </w:t>
      </w:r>
      <w:sdt>
        <w:sdtPr>
          <w:id w:val="2030274479"/>
          <w:tag w:val="goog_rdk_0"/>
        </w:sdtPr>
        <w:sdtContent>
          <w:ins w:author="Fiamma Simoni" w:id="0" w:date="2025-07-15T16:23:45Z">
            <w:r w:rsidDel="00000000" w:rsidR="00000000" w:rsidRPr="00000000">
              <w:rPr>
                <w:rFonts w:ascii="Arial Narrow" w:cs="Arial Narrow" w:eastAsia="Arial Narrow" w:hAnsi="Arial Narrow"/>
                <w:rtl w:val="0"/>
              </w:rPr>
              <w:t xml:space="preserve">y/</w:t>
            </w:r>
          </w:ins>
        </w:sdtContent>
      </w:sdt>
      <w:r w:rsidDel="00000000" w:rsidR="00000000" w:rsidRPr="00000000">
        <w:rPr>
          <w:rFonts w:ascii="Arial Narrow" w:cs="Arial Narrow" w:eastAsia="Arial Narrow" w:hAnsi="Arial Narrow"/>
          <w:rtl w:val="0"/>
        </w:rPr>
        <w:t xml:space="preserve">o empleados</w:t>
      </w:r>
      <w:sdt>
        <w:sdtPr>
          <w:id w:val="526474664"/>
          <w:tag w:val="goog_rdk_1"/>
        </w:sdtPr>
        <w:sdtContent>
          <w:ins w:author="Fiamma Simoni" w:id="1" w:date="2025-07-15T16:23:48Z">
            <w:r w:rsidDel="00000000" w:rsidR="00000000" w:rsidRPr="00000000">
              <w:rPr>
                <w:rFonts w:ascii="Arial Narrow" w:cs="Arial Narrow" w:eastAsia="Arial Narrow" w:hAnsi="Arial Narrow"/>
                <w:rtl w:val="0"/>
              </w:rPr>
              <w:t xml:space="preserve"> y/o clientes y/o cualquier tercero vinculado</w:t>
            </w:r>
          </w:ins>
        </w:sdtContent>
      </w:sdt>
      <w:r w:rsidDel="00000000" w:rsidR="00000000" w:rsidRPr="00000000">
        <w:rPr>
          <w:rFonts w:ascii="Arial Narrow" w:cs="Arial Narrow" w:eastAsia="Arial Narrow" w:hAnsi="Arial Narrow"/>
          <w:rtl w:val="0"/>
        </w:rPr>
        <w:t xml:space="preserve">. Ante un reclamo, la Parte indemnizada notificará a la Parte indemnizadora, quien asumirá la defensa del reclamo, manteniendo a la Parte indemnizada informada y cooperando en la defensa. Ninguna de las Partes será responsable por acciones o reclamos sin su consentimiento.</w:t>
      </w:r>
    </w:p>
    <w:p w:rsidR="00000000" w:rsidDel="00000000" w:rsidP="00000000" w:rsidRDefault="00000000" w:rsidRPr="00000000" w14:paraId="00000042">
      <w:pPr>
        <w:spacing w:after="120" w:before="120" w:line="240" w:lineRule="auto"/>
        <w:jc w:val="center"/>
        <w:rPr>
          <w:rFonts w:ascii="Arial Narrow" w:cs="Arial Narrow" w:eastAsia="Arial Narrow" w:hAnsi="Arial Narrow"/>
        </w:rPr>
      </w:pPr>
      <w:r w:rsidDel="00000000" w:rsidR="00000000" w:rsidRPr="00000000">
        <w:rPr>
          <w:rFonts w:ascii="Arial Narrow" w:cs="Arial Narrow" w:eastAsia="Arial Narrow" w:hAnsi="Arial Narrow"/>
          <w:u w:val="single"/>
          <w:rtl w:val="0"/>
        </w:rPr>
        <w:t xml:space="preserve">DÉCIMO. TERMINACIÓN. INCUMPLIMIENTO.-</w:t>
      </w:r>
      <w:r w:rsidDel="00000000" w:rsidR="00000000" w:rsidRPr="00000000">
        <w:rPr>
          <w:rtl w:val="0"/>
        </w:rPr>
      </w:r>
    </w:p>
    <w:p w:rsidR="00000000" w:rsidDel="00000000" w:rsidP="00000000" w:rsidRDefault="00000000" w:rsidRPr="00000000" w14:paraId="00000043">
      <w:pPr>
        <w:spacing w:after="120" w:before="120" w:line="240" w:lineRule="auto"/>
        <w:jc w:val="both"/>
        <w:rPr>
          <w:rFonts w:ascii="Arial Narrow" w:cs="Arial Narrow" w:eastAsia="Arial Narrow" w:hAnsi="Arial Narrow"/>
          <w:highlight w:val="yellow"/>
        </w:rPr>
      </w:pPr>
      <w:r w:rsidDel="00000000" w:rsidR="00000000" w:rsidRPr="00000000">
        <w:rPr>
          <w:rFonts w:ascii="Arial Narrow" w:cs="Arial Narrow" w:eastAsia="Arial Narrow" w:hAnsi="Arial Narrow"/>
          <w:rtl w:val="0"/>
        </w:rPr>
        <w:t xml:space="preserve">10.1 Resolución por Incumplimiento: Si alguna de las Partes incumple sus obligaciones, la otra parte puede resolver el contrato tras una intimación de 15 días. La parte incumplidora será responsable de los daños y perjuicios. </w:t>
      </w:r>
      <w:r w:rsidDel="00000000" w:rsidR="00000000" w:rsidRPr="00000000">
        <w:rPr>
          <w:rtl w:val="0"/>
        </w:rPr>
      </w:r>
    </w:p>
    <w:p w:rsidR="00000000" w:rsidDel="00000000" w:rsidP="00000000" w:rsidRDefault="00000000" w:rsidRPr="00000000" w14:paraId="00000044">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10.2 Terminación por Incumplimiento de Pago: Ante incumplimiento de pago por parte del Contratante, el mismo quedará constituido en mora de manera automática y Green Computer quedará facultado a los efectos de resolver el contrato automáticamente y de pleno derecho. La terminación no da derecho a indemnización para el Contratante.</w:t>
      </w:r>
    </w:p>
    <w:p w:rsidR="00000000" w:rsidDel="00000000" w:rsidP="00000000" w:rsidRDefault="00000000" w:rsidRPr="00000000" w14:paraId="00000045">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 Resolución Automática del Contrato. Green Computer puede resolver el contrato sin indemnización si:</w:t>
      </w:r>
    </w:p>
    <w:p w:rsidR="00000000" w:rsidDel="00000000" w:rsidP="00000000" w:rsidRDefault="00000000" w:rsidRPr="00000000" w14:paraId="00000046">
      <w:pPr>
        <w:spacing w:after="120" w:before="120" w:line="24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10.3.1. La otra parte entra en liquidación, disolución, concurso o quiebra.</w:t>
      </w:r>
    </w:p>
    <w:p w:rsidR="00000000" w:rsidDel="00000000" w:rsidP="00000000" w:rsidRDefault="00000000" w:rsidRPr="00000000" w14:paraId="00000047">
      <w:pPr>
        <w:spacing w:after="120" w:before="120" w:line="24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10.3.2. Se entabla una acción legal que comprometa el cumplimiento del contrato.</w:t>
      </w:r>
    </w:p>
    <w:p w:rsidR="00000000" w:rsidDel="00000000" w:rsidP="00000000" w:rsidRDefault="00000000" w:rsidRPr="00000000" w14:paraId="00000048">
      <w:pPr>
        <w:spacing w:after="120" w:before="120" w:line="240" w:lineRule="auto"/>
        <w:ind w:left="425.19685039370086" w:firstLine="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10.3.3. Cambios legales hacen ilegal o imposible cumplir con el contrato.</w:t>
      </w:r>
    </w:p>
    <w:sdt>
      <w:sdtPr>
        <w:id w:val="1449226087"/>
        <w:tag w:val="goog_rdk_3"/>
      </w:sdtPr>
      <w:sdtContent>
        <w:p w:rsidR="00000000" w:rsidDel="00000000" w:rsidP="00000000" w:rsidRDefault="00000000" w:rsidRPr="00000000" w14:paraId="00000049">
          <w:pPr>
            <w:spacing w:after="120" w:before="120" w:line="240" w:lineRule="auto"/>
            <w:jc w:val="both"/>
            <w:rPr>
              <w:ins w:author="Fiamma Simoni" w:id="2" w:date="2025-07-15T16:27:15Z"/>
              <w:rFonts w:ascii="Arial Narrow" w:cs="Arial Narrow" w:eastAsia="Arial Narrow" w:hAnsi="Arial Narrow"/>
            </w:rPr>
          </w:pPr>
          <w:r w:rsidDel="00000000" w:rsidR="00000000" w:rsidRPr="00000000">
            <w:rPr>
              <w:rFonts w:ascii="Arial Narrow" w:cs="Arial Narrow" w:eastAsia="Arial Narrow" w:hAnsi="Arial Narrow"/>
              <w:rtl w:val="0"/>
            </w:rPr>
            <w:t xml:space="preserve">10.4. Cualquiera de las Partes podrá rescindir el presente Acuerdo en cualquier momento, mediante notificación fehaciente a la otra Parte con un preaviso mínimo de 90 (noventa) días</w:t>
          </w:r>
          <w:sdt>
            <w:sdtPr>
              <w:id w:val="757599039"/>
              <w:tag w:val="goog_rdk_2"/>
            </w:sdtPr>
            <w:sdtContent>
              <w:ins w:author="Fiamma Simoni" w:id="2" w:date="2025-07-15T16:27:15Z">
                <w:r w:rsidDel="00000000" w:rsidR="00000000" w:rsidRPr="00000000">
                  <w:rPr>
                    <w:rtl w:val="0"/>
                  </w:rPr>
                </w:r>
              </w:ins>
            </w:sdtContent>
          </w:sdt>
        </w:p>
      </w:sdtContent>
    </w:sdt>
    <w:p w:rsidR="00000000" w:rsidDel="00000000" w:rsidP="00000000" w:rsidRDefault="00000000" w:rsidRPr="00000000" w14:paraId="0000004A">
      <w:pPr>
        <w:spacing w:after="120" w:before="120" w:line="240" w:lineRule="auto"/>
        <w:jc w:val="both"/>
        <w:rPr>
          <w:rFonts w:ascii="Arial Narrow" w:cs="Arial Narrow" w:eastAsia="Arial Narrow" w:hAnsi="Arial Narrow"/>
        </w:rPr>
      </w:pPr>
      <w:sdt>
        <w:sdtPr>
          <w:id w:val="-1285786413"/>
          <w:tag w:val="goog_rdk_4"/>
        </w:sdtPr>
        <w:sdtContent>
          <w:ins w:author="Fiamma Simoni" w:id="2" w:date="2025-07-15T16:27:15Z">
            <w:r w:rsidDel="00000000" w:rsidR="00000000" w:rsidRPr="00000000">
              <w:rPr>
                <w:rFonts w:ascii="Arial Narrow" w:cs="Arial Narrow" w:eastAsia="Arial Narrow" w:hAnsi="Arial Narrow"/>
                <w:rtl w:val="0"/>
              </w:rPr>
              <w:t xml:space="preserve">10.5. </w:t>
            </w:r>
          </w:ins>
          <w:sdt>
            <w:sdtPr>
              <w:id w:val="197229774"/>
              <w:tag w:val="goog_rdk_5"/>
            </w:sdtPr>
            <w:sdtContent>
              <w:ins w:author="Fiamma Simoni" w:id="2" w:date="2025-07-15T16:27:15Z">
                <w:r w:rsidDel="00000000" w:rsidR="00000000" w:rsidRPr="00000000">
                  <w:rPr>
                    <w:rFonts w:ascii="Arial Narrow" w:cs="Arial Narrow" w:eastAsia="Arial Narrow" w:hAnsi="Arial Narrow"/>
                    <w:rtl w:val="0"/>
                    <w:rPrChange w:author="Fiamma Simoni" w:id="3" w:date="2025-07-15T16:27:15Z">
                      <w:rPr>
                        <w:rFonts w:ascii="Arial Narrow" w:cs="Arial Narrow" w:eastAsia="Arial Narrow" w:hAnsi="Arial Narrow"/>
                      </w:rPr>
                    </w:rPrChange>
                  </w:rPr>
                  <w:t xml:space="preserve">El Proveedor se encontrará habilitado para tramitar el reclamo de todos dichos conceptos (Precio, intereses moratorios, compensatorios, punitorios, multas, costas, costos, honorarios profesionales e impuestos que en tal caso hubieren de corresponder) por vía ejecutiva (Art. 523:2 Código Procesal Civil y Comercial de la Nación), al entender las Partes que la totalidad de las obligaciones del Contratante responden a obligaciones líquidas y exigibles y por tanto, el corriente revestirá carácter de título ejecutivo y su exigibilidad se encontrará  sujeta a las reglas de los títulos ejecutivos.</w:t>
                </w:r>
              </w:ins>
            </w:sdtContent>
          </w:sdt>
          <w:ins w:author="Fiamma Simoni" w:id="2" w:date="2025-07-15T16:27:15Z"/>
        </w:sdtContent>
      </w:sdt>
      <w:r w:rsidDel="00000000" w:rsidR="00000000" w:rsidRPr="00000000">
        <w:rPr>
          <w:rtl w:val="0"/>
        </w:rPr>
      </w:r>
    </w:p>
    <w:p w:rsidR="00000000" w:rsidDel="00000000" w:rsidP="00000000" w:rsidRDefault="00000000" w:rsidRPr="00000000" w14:paraId="0000004B">
      <w:pPr>
        <w:spacing w:after="240" w:before="240" w:line="240" w:lineRule="auto"/>
        <w:jc w:val="center"/>
        <w:rPr>
          <w:rFonts w:ascii="Arial Narrow" w:cs="Arial Narrow" w:eastAsia="Arial Narrow" w:hAnsi="Arial Narrow"/>
          <w:u w:val="single"/>
        </w:rPr>
      </w:pPr>
      <w:r w:rsidDel="00000000" w:rsidR="00000000" w:rsidRPr="00000000">
        <w:rPr>
          <w:rFonts w:ascii="Arial Narrow" w:cs="Arial Narrow" w:eastAsia="Arial Narrow" w:hAnsi="Arial Narrow"/>
          <w:u w:val="single"/>
          <w:rtl w:val="0"/>
        </w:rPr>
        <w:t xml:space="preserve">DÉCIMO PRIMERO. MISCELÁNEAS.- </w:t>
      </w:r>
    </w:p>
    <w:p w:rsidR="00000000" w:rsidDel="00000000" w:rsidP="00000000" w:rsidRDefault="00000000" w:rsidRPr="00000000" w14:paraId="0000004C">
      <w:pPr>
        <w:pStyle w:val="Heading3"/>
        <w:keepNext w:val="0"/>
        <w:keepLines w:val="0"/>
        <w:spacing w:after="240" w:before="240" w:line="240" w:lineRule="auto"/>
        <w:jc w:val="both"/>
        <w:rPr>
          <w:rFonts w:ascii="Arial Narrow" w:cs="Arial Narrow" w:eastAsia="Arial Narrow" w:hAnsi="Arial Narrow"/>
          <w:color w:val="000000"/>
          <w:sz w:val="22"/>
          <w:szCs w:val="22"/>
        </w:rPr>
      </w:pPr>
      <w:bookmarkStart w:colFirst="0" w:colLast="0" w:name="_heading=h.3znysh7" w:id="3"/>
      <w:bookmarkEnd w:id="3"/>
      <w:r w:rsidDel="00000000" w:rsidR="00000000" w:rsidRPr="00000000">
        <w:rPr>
          <w:rFonts w:ascii="Arial Narrow" w:cs="Arial Narrow" w:eastAsia="Arial Narrow" w:hAnsi="Arial Narrow"/>
          <w:color w:val="000000"/>
          <w:sz w:val="22"/>
          <w:szCs w:val="22"/>
          <w:rtl w:val="0"/>
        </w:rPr>
        <w:t xml:space="preserve">11.1. Cada parte será responsable de cumplir con las obligaciones fiscales aplicables a su organización y operaciones.</w:t>
      </w:r>
    </w:p>
    <w:p w:rsidR="00000000" w:rsidDel="00000000" w:rsidP="00000000" w:rsidRDefault="00000000" w:rsidRPr="00000000" w14:paraId="0000004D">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112. Validez Parcial: Si alguna cláusula es inválida, el resto del Contrato sigue vigente.</w:t>
      </w:r>
    </w:p>
    <w:p w:rsidR="00000000" w:rsidDel="00000000" w:rsidP="00000000" w:rsidRDefault="00000000" w:rsidRPr="00000000" w14:paraId="0000004E">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11.3. Disputas: Cualquier controversia se resolverá bajo la ley argentina y en los tribunales comerciales de Ciudad Autónoma de Buenos Aires.</w:t>
      </w:r>
    </w:p>
    <w:p w:rsidR="00000000" w:rsidDel="00000000" w:rsidP="00000000" w:rsidRDefault="00000000" w:rsidRPr="00000000" w14:paraId="0000004F">
      <w:pPr>
        <w:spacing w:after="120" w:before="12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11.4. Contactos Principales: Las notificaciones deben enviarse a las direcciones y correos electrónicos especificados, con la posibilidad de modificarlos con cinco días de aviso previo.</w:t>
      </w:r>
      <w:r w:rsidDel="00000000" w:rsidR="00000000" w:rsidRPr="00000000">
        <w:rPr>
          <w:rtl w:val="0"/>
        </w:rPr>
      </w:r>
    </w:p>
    <w:p w:rsidR="00000000" w:rsidDel="00000000" w:rsidP="00000000" w:rsidRDefault="00000000" w:rsidRPr="00000000" w14:paraId="00000050">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11.4.1. Green Computer:</w:t>
      </w:r>
    </w:p>
    <w:p w:rsidR="00000000" w:rsidDel="00000000" w:rsidP="00000000" w:rsidRDefault="00000000" w:rsidRPr="00000000" w14:paraId="00000051">
      <w:pPr>
        <w:numPr>
          <w:ilvl w:val="0"/>
          <w:numId w:val="12"/>
        </w:numPr>
        <w:spacing w:after="120" w:before="120" w:line="240" w:lineRule="auto"/>
        <w:ind w:left="72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Dirección y email de Green Computer.</w:t>
      </w:r>
    </w:p>
    <w:p w:rsidR="00000000" w:rsidDel="00000000" w:rsidP="00000000" w:rsidRDefault="00000000" w:rsidRPr="00000000" w14:paraId="00000052">
      <w:pPr>
        <w:spacing w:after="120" w:before="120" w:lin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11.4.2.</w:t>
      </w:r>
      <w:sdt>
        <w:sdtPr>
          <w:id w:val="-1335586107"/>
          <w:tag w:val="goog_rdk_6"/>
        </w:sdtPr>
        <w:sdtContent>
          <w:ins w:author="Fiamma Simoni" w:id="4" w:date="2025-07-15T16:26:02Z">
            <w:r w:rsidDel="00000000" w:rsidR="00000000" w:rsidRPr="00000000">
              <w:rPr>
                <w:rFonts w:ascii="Arial Narrow" w:cs="Arial Narrow" w:eastAsia="Arial Narrow" w:hAnsi="Arial Narrow"/>
                <w:rtl w:val="0"/>
              </w:rPr>
              <w:t xml:space="preserve"> Contratante</w:t>
            </w:r>
          </w:ins>
        </w:sdtContent>
      </w:sdt>
      <w:sdt>
        <w:sdtPr>
          <w:id w:val="-394089497"/>
          <w:tag w:val="goog_rdk_7"/>
        </w:sdtPr>
        <w:sdtContent>
          <w:del w:author="Fiamma Simoni" w:id="4" w:date="2025-07-15T16:26:02Z">
            <w:r w:rsidDel="00000000" w:rsidR="00000000" w:rsidRPr="00000000">
              <w:rPr>
                <w:rFonts w:ascii="Arial Narrow" w:cs="Arial Narrow" w:eastAsia="Arial Narrow" w:hAnsi="Arial Narrow"/>
                <w:rtl w:val="0"/>
              </w:rPr>
              <w:delText xml:space="preserve"> Tomador</w:delText>
            </w:r>
          </w:del>
        </w:sdtContent>
      </w:sdt>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53">
      <w:pPr>
        <w:numPr>
          <w:ilvl w:val="0"/>
          <w:numId w:val="12"/>
        </w:numPr>
        <w:spacing w:after="120" w:before="120" w:line="240" w:lineRule="auto"/>
        <w:ind w:left="720" w:hanging="360"/>
        <w:jc w:val="both"/>
        <w:rPr>
          <w:rFonts w:ascii="Arial Narrow" w:cs="Arial Narrow" w:eastAsia="Arial Narrow" w:hAnsi="Arial Narrow"/>
          <w:color w:val="ff0000"/>
        </w:rPr>
      </w:pPr>
      <w:r w:rsidDel="00000000" w:rsidR="00000000" w:rsidRPr="00000000">
        <w:rPr>
          <w:rFonts w:ascii="Arial Narrow" w:cs="Arial Narrow" w:eastAsia="Arial Narrow" w:hAnsi="Arial Narrow"/>
          <w:color w:val="ff0000"/>
          <w:rtl w:val="0"/>
        </w:rPr>
        <w:t xml:space="preserve">Dirección y email del Tomador.</w:t>
      </w:r>
    </w:p>
    <w:p w:rsidR="00000000" w:rsidDel="00000000" w:rsidP="00000000" w:rsidRDefault="00000000" w:rsidRPr="00000000" w14:paraId="00000054">
      <w:pPr>
        <w:spacing w:after="120" w:before="120" w:line="24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55">
      <w:pPr>
        <w:spacing w:after="120" w:before="120" w:line="240" w:lineRule="auto"/>
        <w:jc w:val="both"/>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56">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7">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pacing w:after="80" w:line="240" w:lineRule="auto"/>
        <w:jc w:val="center"/>
        <w:rPr>
          <w:rFonts w:ascii="Arial Narrow" w:cs="Arial Narrow" w:eastAsia="Arial Narrow" w:hAnsi="Arial Narrow"/>
          <w:b w:val="1"/>
          <w:sz w:val="22"/>
          <w:szCs w:val="22"/>
          <w:u w:val="single"/>
        </w:rPr>
      </w:pPr>
      <w:bookmarkStart w:colFirst="0" w:colLast="0" w:name="_heading=h.3dy6vkm" w:id="4"/>
      <w:bookmarkEnd w:id="4"/>
      <w:r w:rsidDel="00000000" w:rsidR="00000000" w:rsidRPr="00000000">
        <w:rPr>
          <w:rFonts w:ascii="Arial Narrow" w:cs="Arial Narrow" w:eastAsia="Arial Narrow" w:hAnsi="Arial Narrow"/>
          <w:b w:val="1"/>
          <w:sz w:val="22"/>
          <w:szCs w:val="22"/>
          <w:u w:val="single"/>
          <w:rtl w:val="0"/>
        </w:rPr>
        <w:t xml:space="preserve">Anexo A </w:t>
      </w:r>
    </w:p>
    <w:p w:rsidR="00000000" w:rsidDel="00000000" w:rsidP="00000000" w:rsidRDefault="00000000" w:rsidRPr="00000000" w14:paraId="0000005B">
      <w:pPr>
        <w:pStyle w:val="Heading2"/>
        <w:keepNext w:val="0"/>
        <w:keepLines w:val="0"/>
        <w:spacing w:after="80" w:line="240" w:lineRule="auto"/>
        <w:jc w:val="center"/>
        <w:rPr>
          <w:rFonts w:ascii="Arial Narrow" w:cs="Arial Narrow" w:eastAsia="Arial Narrow" w:hAnsi="Arial Narrow"/>
          <w:b w:val="1"/>
          <w:sz w:val="22"/>
          <w:szCs w:val="22"/>
          <w:u w:val="single"/>
        </w:rPr>
      </w:pPr>
      <w:bookmarkStart w:colFirst="0" w:colLast="0" w:name="_heading=h.1t3h5sf" w:id="5"/>
      <w:bookmarkEnd w:id="5"/>
      <w:r w:rsidDel="00000000" w:rsidR="00000000" w:rsidRPr="00000000">
        <w:rPr>
          <w:rFonts w:ascii="Arial Narrow" w:cs="Arial Narrow" w:eastAsia="Arial Narrow" w:hAnsi="Arial Narrow"/>
          <w:b w:val="1"/>
          <w:sz w:val="22"/>
          <w:szCs w:val="22"/>
          <w:u w:val="single"/>
          <w:rtl w:val="0"/>
        </w:rPr>
        <w:t xml:space="preserve">Procedimientos Específicos</w:t>
      </w:r>
    </w:p>
    <w:p w:rsidR="00000000" w:rsidDel="00000000" w:rsidP="00000000" w:rsidRDefault="00000000" w:rsidRPr="00000000" w14:paraId="0000005C">
      <w:pPr>
        <w:pStyle w:val="Heading3"/>
        <w:keepNext w:val="0"/>
        <w:keepLines w:val="0"/>
        <w:spacing w:before="280" w:line="240" w:lineRule="auto"/>
        <w:ind w:hanging="360"/>
        <w:jc w:val="both"/>
        <w:rPr>
          <w:rFonts w:ascii="Arial Narrow" w:cs="Arial Narrow" w:eastAsia="Arial Narrow" w:hAnsi="Arial Narrow"/>
          <w:color w:val="000000"/>
          <w:sz w:val="22"/>
          <w:szCs w:val="22"/>
        </w:rPr>
      </w:pPr>
      <w:bookmarkStart w:colFirst="0" w:colLast="0" w:name="_heading=h.4d34og8" w:id="6"/>
      <w:bookmarkEnd w:id="6"/>
      <w:r w:rsidDel="00000000" w:rsidR="00000000" w:rsidRPr="00000000">
        <w:rPr>
          <w:rFonts w:ascii="Arial Narrow" w:cs="Arial Narrow" w:eastAsia="Arial Narrow" w:hAnsi="Arial Narrow"/>
          <w:color w:val="000000"/>
          <w:sz w:val="22"/>
          <w:szCs w:val="22"/>
          <w:rtl w:val="0"/>
        </w:rPr>
        <w:t xml:space="preserve">Para la Prestación de Servicios ITAD:</w:t>
      </w:r>
    </w:p>
    <w:p w:rsidR="00000000" w:rsidDel="00000000" w:rsidP="00000000" w:rsidRDefault="00000000" w:rsidRPr="00000000" w14:paraId="0000005D">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2s8eyo1" w:id="7"/>
      <w:bookmarkEnd w:id="7"/>
      <w:r w:rsidDel="00000000" w:rsidR="00000000" w:rsidRPr="00000000">
        <w:rPr>
          <w:rFonts w:ascii="Arial Narrow" w:cs="Arial Narrow" w:eastAsia="Arial Narrow" w:hAnsi="Arial Narrow"/>
          <w:b w:val="1"/>
          <w:color w:val="000000"/>
          <w:sz w:val="22"/>
          <w:szCs w:val="22"/>
          <w:rtl w:val="0"/>
        </w:rPr>
        <w:t xml:space="preserve">1. Recepción y Confirmación de la Orden de Servicio</w:t>
      </w:r>
    </w:p>
    <w:p w:rsidR="00000000" w:rsidDel="00000000" w:rsidP="00000000" w:rsidRDefault="00000000" w:rsidRPr="00000000" w14:paraId="0000005E">
      <w:pPr>
        <w:pStyle w:val="Heading4"/>
        <w:keepNext w:val="0"/>
        <w:keepLines w:val="0"/>
        <w:spacing w:after="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17dp8vu" w:id="8"/>
      <w:bookmarkEnd w:id="8"/>
      <w:r w:rsidDel="00000000" w:rsidR="00000000" w:rsidRPr="00000000">
        <w:rPr>
          <w:rFonts w:ascii="Arial Narrow" w:cs="Arial Narrow" w:eastAsia="Arial Narrow" w:hAnsi="Arial Narrow"/>
          <w:color w:val="000000"/>
          <w:sz w:val="22"/>
          <w:szCs w:val="22"/>
          <w:rtl w:val="0"/>
        </w:rPr>
        <w:t xml:space="preserve">1.1. El cliente será responsable de enviar al Proveedor de Servicios una Orden de Servicio que incluirá, como mínimo:</w:t>
      </w:r>
    </w:p>
    <w:p w:rsidR="00000000" w:rsidDel="00000000" w:rsidP="00000000" w:rsidRDefault="00000000" w:rsidRPr="00000000" w14:paraId="0000005F">
      <w:pPr>
        <w:pStyle w:val="Heading3"/>
        <w:keepNext w:val="0"/>
        <w:keepLines w:val="0"/>
        <w:numPr>
          <w:ilvl w:val="0"/>
          <w:numId w:val="4"/>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Dirección donde se realizará la recolección, junto con la fecha y hora programadas.</w:t>
      </w:r>
      <w:r w:rsidDel="00000000" w:rsidR="00000000" w:rsidRPr="00000000">
        <w:rPr>
          <w:rtl w:val="0"/>
        </w:rPr>
      </w:r>
    </w:p>
    <w:p w:rsidR="00000000" w:rsidDel="00000000" w:rsidP="00000000" w:rsidRDefault="00000000" w:rsidRPr="00000000" w14:paraId="00000060">
      <w:pPr>
        <w:pStyle w:val="Heading3"/>
        <w:keepNext w:val="0"/>
        <w:keepLines w:val="0"/>
        <w:numPr>
          <w:ilvl w:val="0"/>
          <w:numId w:val="4"/>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La lista detallada de los equipos a recolectar, especificada en un formato de inventario.</w:t>
      </w:r>
      <w:r w:rsidDel="00000000" w:rsidR="00000000" w:rsidRPr="00000000">
        <w:rPr>
          <w:rtl w:val="0"/>
        </w:rPr>
      </w:r>
    </w:p>
    <w:p w:rsidR="00000000" w:rsidDel="00000000" w:rsidP="00000000" w:rsidRDefault="00000000" w:rsidRPr="00000000" w14:paraId="00000061">
      <w:pPr>
        <w:pStyle w:val="Heading3"/>
        <w:keepNext w:val="0"/>
        <w:keepLines w:val="0"/>
        <w:numPr>
          <w:ilvl w:val="0"/>
          <w:numId w:val="4"/>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Los datos de contacto de la persona encargada de entregar los equipos.</w:t>
      </w:r>
      <w:r w:rsidDel="00000000" w:rsidR="00000000" w:rsidRPr="00000000">
        <w:rPr>
          <w:rtl w:val="0"/>
        </w:rPr>
      </w:r>
    </w:p>
    <w:p w:rsidR="00000000" w:rsidDel="00000000" w:rsidP="00000000" w:rsidRDefault="00000000" w:rsidRPr="00000000" w14:paraId="00000062">
      <w:pPr>
        <w:pStyle w:val="Heading3"/>
        <w:keepNext w:val="0"/>
        <w:keepLines w:val="0"/>
        <w:numPr>
          <w:ilvl w:val="0"/>
          <w:numId w:val="4"/>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Los requerimientos específicos del proyecto, incluyendo instrucciones especiales si las hubiera.</w:t>
      </w:r>
      <w:r w:rsidDel="00000000" w:rsidR="00000000" w:rsidRPr="00000000">
        <w:rPr>
          <w:rtl w:val="0"/>
        </w:rPr>
      </w:r>
    </w:p>
    <w:p w:rsidR="00000000" w:rsidDel="00000000" w:rsidP="00000000" w:rsidRDefault="00000000" w:rsidRPr="00000000" w14:paraId="00000063">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3rdcrjn" w:id="9"/>
      <w:bookmarkEnd w:id="9"/>
      <w:r w:rsidDel="00000000" w:rsidR="00000000" w:rsidRPr="00000000">
        <w:rPr>
          <w:rFonts w:ascii="Arial Narrow" w:cs="Arial Narrow" w:eastAsia="Arial Narrow" w:hAnsi="Arial Narrow"/>
          <w:color w:val="000000"/>
          <w:sz w:val="22"/>
          <w:szCs w:val="22"/>
          <w:rtl w:val="0"/>
        </w:rPr>
        <w:t xml:space="preserve">1.2. El Proveedor de Servicios deberá confirmar por correo electrónico la recepción y aceptación de la Orden de Servicio dentro de las 24 horas hábiles siguientes a su recepción, proporcionando:</w:t>
      </w:r>
    </w:p>
    <w:p w:rsidR="00000000" w:rsidDel="00000000" w:rsidP="00000000" w:rsidRDefault="00000000" w:rsidRPr="00000000" w14:paraId="00000064">
      <w:pPr>
        <w:pStyle w:val="Heading3"/>
        <w:keepNext w:val="0"/>
        <w:keepLines w:val="0"/>
        <w:numPr>
          <w:ilvl w:val="0"/>
          <w:numId w:val="7"/>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Confirmación de la aceptación de los términos de la orden.</w:t>
      </w:r>
      <w:r w:rsidDel="00000000" w:rsidR="00000000" w:rsidRPr="00000000">
        <w:rPr>
          <w:rtl w:val="0"/>
        </w:rPr>
      </w:r>
    </w:p>
    <w:p w:rsidR="00000000" w:rsidDel="00000000" w:rsidP="00000000" w:rsidRDefault="00000000" w:rsidRPr="00000000" w14:paraId="00000065">
      <w:pPr>
        <w:pStyle w:val="Heading3"/>
        <w:keepNext w:val="0"/>
        <w:keepLines w:val="0"/>
        <w:numPr>
          <w:ilvl w:val="0"/>
          <w:numId w:val="7"/>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Detalles del personal asignado para la recolección, incluyendo nombres y roles.</w:t>
      </w:r>
      <w:r w:rsidDel="00000000" w:rsidR="00000000" w:rsidRPr="00000000">
        <w:rPr>
          <w:rtl w:val="0"/>
        </w:rPr>
      </w:r>
    </w:p>
    <w:p w:rsidR="00000000" w:rsidDel="00000000" w:rsidP="00000000" w:rsidRDefault="00000000" w:rsidRPr="00000000" w14:paraId="00000066">
      <w:pPr>
        <w:pStyle w:val="Heading3"/>
        <w:keepNext w:val="0"/>
        <w:keepLines w:val="0"/>
        <w:numPr>
          <w:ilvl w:val="0"/>
          <w:numId w:val="7"/>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Información del vehículo que será utilizado, indicando características y número de placa.</w:t>
      </w:r>
      <w:r w:rsidDel="00000000" w:rsidR="00000000" w:rsidRPr="00000000">
        <w:rPr>
          <w:rtl w:val="0"/>
        </w:rPr>
      </w:r>
    </w:p>
    <w:p w:rsidR="00000000" w:rsidDel="00000000" w:rsidP="00000000" w:rsidRDefault="00000000" w:rsidRPr="00000000" w14:paraId="00000067">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lnxbz9" w:id="10"/>
      <w:bookmarkEnd w:id="10"/>
      <w:r w:rsidDel="00000000" w:rsidR="00000000" w:rsidRPr="00000000">
        <w:rPr>
          <w:rFonts w:ascii="Arial Narrow" w:cs="Arial Narrow" w:eastAsia="Arial Narrow" w:hAnsi="Arial Narrow"/>
          <w:b w:val="1"/>
          <w:color w:val="000000"/>
          <w:sz w:val="22"/>
          <w:szCs w:val="22"/>
          <w:rtl w:val="0"/>
        </w:rPr>
        <w:t xml:space="preserve">2. Preparación para la Recolección</w:t>
      </w:r>
    </w:p>
    <w:p w:rsidR="00000000" w:rsidDel="00000000" w:rsidP="00000000" w:rsidRDefault="00000000" w:rsidRPr="00000000" w14:paraId="00000068">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35nkun2" w:id="11"/>
      <w:bookmarkEnd w:id="11"/>
      <w:r w:rsidDel="00000000" w:rsidR="00000000" w:rsidRPr="00000000">
        <w:rPr>
          <w:rFonts w:ascii="Arial Narrow" w:cs="Arial Narrow" w:eastAsia="Arial Narrow" w:hAnsi="Arial Narrow"/>
          <w:color w:val="000000"/>
          <w:sz w:val="22"/>
          <w:szCs w:val="22"/>
          <w:rtl w:val="0"/>
        </w:rPr>
        <w:t xml:space="preserve">2.1. El Proveedor de Servicios será responsable de:</w:t>
      </w:r>
    </w:p>
    <w:p w:rsidR="00000000" w:rsidDel="00000000" w:rsidP="00000000" w:rsidRDefault="00000000" w:rsidRPr="00000000" w14:paraId="00000069">
      <w:pPr>
        <w:pStyle w:val="Heading3"/>
        <w:keepNext w:val="0"/>
        <w:keepLines w:val="0"/>
        <w:numPr>
          <w:ilvl w:val="0"/>
          <w:numId w:val="6"/>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Designar personal capacitado, con una presentación profesional y acorde al servicio a realizar.</w:t>
      </w:r>
      <w:r w:rsidDel="00000000" w:rsidR="00000000" w:rsidRPr="00000000">
        <w:rPr>
          <w:rtl w:val="0"/>
        </w:rPr>
      </w:r>
    </w:p>
    <w:p w:rsidR="00000000" w:rsidDel="00000000" w:rsidP="00000000" w:rsidRDefault="00000000" w:rsidRPr="00000000" w14:paraId="0000006A">
      <w:pPr>
        <w:pStyle w:val="Heading3"/>
        <w:keepNext w:val="0"/>
        <w:keepLines w:val="0"/>
        <w:numPr>
          <w:ilvl w:val="0"/>
          <w:numId w:val="6"/>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Garantizar el uso de un vehículo adecuado para el transporte seguro de los equipos electrónicos.</w:t>
      </w:r>
      <w:r w:rsidDel="00000000" w:rsidR="00000000" w:rsidRPr="00000000">
        <w:rPr>
          <w:rtl w:val="0"/>
        </w:rPr>
      </w:r>
    </w:p>
    <w:p w:rsidR="00000000" w:rsidDel="00000000" w:rsidP="00000000" w:rsidRDefault="00000000" w:rsidRPr="00000000" w14:paraId="0000006B">
      <w:pPr>
        <w:pStyle w:val="Heading3"/>
        <w:keepNext w:val="0"/>
        <w:keepLines w:val="0"/>
        <w:numPr>
          <w:ilvl w:val="0"/>
          <w:numId w:val="6"/>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Preparar todos los materiales necesarios, incluyendo herramientas, contenedores, envolturas de protección y documentos requeridos (inventarios, identificaciones, seguros, etc.).</w:t>
      </w:r>
      <w:r w:rsidDel="00000000" w:rsidR="00000000" w:rsidRPr="00000000">
        <w:rPr>
          <w:rtl w:val="0"/>
        </w:rPr>
      </w:r>
    </w:p>
    <w:p w:rsidR="00000000" w:rsidDel="00000000" w:rsidP="00000000" w:rsidRDefault="00000000" w:rsidRPr="00000000" w14:paraId="0000006C">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1ksv4uv" w:id="12"/>
      <w:bookmarkEnd w:id="12"/>
      <w:r w:rsidDel="00000000" w:rsidR="00000000" w:rsidRPr="00000000">
        <w:rPr>
          <w:rFonts w:ascii="Arial Narrow" w:cs="Arial Narrow" w:eastAsia="Arial Narrow" w:hAnsi="Arial Narrow"/>
          <w:color w:val="000000"/>
          <w:sz w:val="22"/>
          <w:szCs w:val="22"/>
          <w:rtl w:val="0"/>
        </w:rPr>
        <w:t xml:space="preserve">2.2.  El Proveedor deberá realizar las gestiones logísticas necesarias para asegurar su llegada puntual al lugar de recolección, considerando condiciones de tráfico y opciones de estacionamiento.</w:t>
      </w:r>
    </w:p>
    <w:p w:rsidR="00000000" w:rsidDel="00000000" w:rsidP="00000000" w:rsidRDefault="00000000" w:rsidRPr="00000000" w14:paraId="0000006D">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2.3. El Proveedor deberá presentarse en el lugar de recolección al menos cinco (5) minutos antes de la hora programada, listo para realizar el servicio de manera eficiente y profesional.</w:t>
      </w:r>
    </w:p>
    <w:p w:rsidR="00000000" w:rsidDel="00000000" w:rsidP="00000000" w:rsidRDefault="00000000" w:rsidRPr="00000000" w14:paraId="0000006E">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44sinio" w:id="13"/>
      <w:bookmarkEnd w:id="13"/>
      <w:r w:rsidDel="00000000" w:rsidR="00000000" w:rsidRPr="00000000">
        <w:rPr>
          <w:rFonts w:ascii="Arial Narrow" w:cs="Arial Narrow" w:eastAsia="Arial Narrow" w:hAnsi="Arial Narrow"/>
          <w:b w:val="1"/>
          <w:color w:val="000000"/>
          <w:sz w:val="22"/>
          <w:szCs w:val="22"/>
          <w:rtl w:val="0"/>
        </w:rPr>
        <w:t xml:space="preserve">3. Recolección de Equipos y Transporte Seguro</w:t>
      </w:r>
    </w:p>
    <w:p w:rsidR="00000000" w:rsidDel="00000000" w:rsidP="00000000" w:rsidRDefault="00000000" w:rsidRPr="00000000" w14:paraId="0000006F">
      <w:pPr>
        <w:pStyle w:val="Heading4"/>
        <w:keepNext w:val="0"/>
        <w:keepLines w:val="0"/>
        <w:spacing w:after="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2jxsxqh" w:id="14"/>
      <w:bookmarkEnd w:id="14"/>
      <w:r w:rsidDel="00000000" w:rsidR="00000000" w:rsidRPr="00000000">
        <w:rPr>
          <w:rFonts w:ascii="Arial Narrow" w:cs="Arial Narrow" w:eastAsia="Arial Narrow" w:hAnsi="Arial Narrow"/>
          <w:color w:val="000000"/>
          <w:sz w:val="22"/>
          <w:szCs w:val="22"/>
          <w:rtl w:val="0"/>
        </w:rPr>
        <w:t xml:space="preserve">3.1. Durante la recolección, el Proveedor verificará cada equipo contra la lista proporcionada en la Orden de Servicio, registrando los datos de marca, modelo, número de serie y número de asset tag.</w:t>
      </w:r>
    </w:p>
    <w:p w:rsidR="00000000" w:rsidDel="00000000" w:rsidP="00000000" w:rsidRDefault="00000000" w:rsidRPr="00000000" w14:paraId="00000070">
      <w:pPr>
        <w:pStyle w:val="Heading4"/>
        <w:keepNext w:val="0"/>
        <w:keepLines w:val="0"/>
        <w:spacing w:after="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z337ya" w:id="15"/>
      <w:bookmarkEnd w:id="15"/>
      <w:r w:rsidDel="00000000" w:rsidR="00000000" w:rsidRPr="00000000">
        <w:rPr>
          <w:rFonts w:ascii="Arial Narrow" w:cs="Arial Narrow" w:eastAsia="Arial Narrow" w:hAnsi="Arial Narrow"/>
          <w:color w:val="000000"/>
          <w:sz w:val="22"/>
          <w:szCs w:val="22"/>
          <w:rtl w:val="0"/>
        </w:rPr>
        <w:t xml:space="preserve">3.2. El Proveedor completará el formulario de Inventario / Packing Slip, que deberá ser firmado por ambas partes como evidencia de la recolección.</w:t>
      </w:r>
    </w:p>
    <w:p w:rsidR="00000000" w:rsidDel="00000000" w:rsidP="00000000" w:rsidRDefault="00000000" w:rsidRPr="00000000" w14:paraId="00000071">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r w:rsidDel="00000000" w:rsidR="00000000" w:rsidRPr="00000000">
        <w:rPr>
          <w:rFonts w:ascii="Arial Narrow" w:cs="Arial Narrow" w:eastAsia="Arial Narrow" w:hAnsi="Arial Narrow"/>
          <w:color w:val="000000"/>
          <w:sz w:val="22"/>
          <w:szCs w:val="22"/>
          <w:rtl w:val="0"/>
        </w:rPr>
        <w:t xml:space="preserve">3.3. El Proveedor no está autorizado a recibir equipos adicionales que no estén incluidos en la lista de la Orden de Servicio, salvo autorización previa y escrita del Cliente.</w:t>
      </w:r>
    </w:p>
    <w:p w:rsidR="00000000" w:rsidDel="00000000" w:rsidP="00000000" w:rsidRDefault="00000000" w:rsidRPr="00000000" w14:paraId="00000072">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3j2qqm3" w:id="16"/>
      <w:bookmarkEnd w:id="16"/>
      <w:r w:rsidDel="00000000" w:rsidR="00000000" w:rsidRPr="00000000">
        <w:rPr>
          <w:rFonts w:ascii="Arial Narrow" w:cs="Arial Narrow" w:eastAsia="Arial Narrow" w:hAnsi="Arial Narrow"/>
          <w:color w:val="000000"/>
          <w:sz w:val="22"/>
          <w:szCs w:val="22"/>
          <w:rtl w:val="0"/>
        </w:rPr>
        <w:t xml:space="preserve">3.4. El Proveedor será responsable de embalar los equipos recolectados utilizando materiales de protección adecuados para garantizar que no sufran daños durante el transporte.</w:t>
      </w:r>
    </w:p>
    <w:p w:rsidR="00000000" w:rsidDel="00000000" w:rsidP="00000000" w:rsidRDefault="00000000" w:rsidRPr="00000000" w14:paraId="00000073">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1y810tw" w:id="17"/>
      <w:bookmarkEnd w:id="17"/>
      <w:r w:rsidDel="00000000" w:rsidR="00000000" w:rsidRPr="00000000">
        <w:rPr>
          <w:rFonts w:ascii="Arial Narrow" w:cs="Arial Narrow" w:eastAsia="Arial Narrow" w:hAnsi="Arial Narrow"/>
          <w:color w:val="000000"/>
          <w:sz w:val="22"/>
          <w:szCs w:val="22"/>
          <w:rtl w:val="0"/>
        </w:rPr>
        <w:t xml:space="preserve">3.5. El transporte de los equipos será realizado exclusivamente por empresas autorizadas, que cumplan con todas las normativas aplicables y ofrezcan seguimiento de la cadena de custodia cuando sea requerido.</w:t>
      </w:r>
    </w:p>
    <w:p w:rsidR="00000000" w:rsidDel="00000000" w:rsidP="00000000" w:rsidRDefault="00000000" w:rsidRPr="00000000" w14:paraId="00000074">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4i7ojhp" w:id="18"/>
      <w:bookmarkEnd w:id="18"/>
      <w:r w:rsidDel="00000000" w:rsidR="00000000" w:rsidRPr="00000000">
        <w:rPr>
          <w:rFonts w:ascii="Arial Narrow" w:cs="Arial Narrow" w:eastAsia="Arial Narrow" w:hAnsi="Arial Narrow"/>
          <w:color w:val="000000"/>
          <w:sz w:val="22"/>
          <w:szCs w:val="22"/>
          <w:rtl w:val="0"/>
        </w:rPr>
        <w:t xml:space="preserve">3.6. El formulario de Inventario / Packing Slip, firmado por el Contratante y el Proveedor, deberá enviarse al Cliente en formato PDF dentro de las veinticuatro (24) horas posteriores a la recolección.</w:t>
      </w:r>
    </w:p>
    <w:p w:rsidR="00000000" w:rsidDel="00000000" w:rsidP="00000000" w:rsidRDefault="00000000" w:rsidRPr="00000000" w14:paraId="00000075">
      <w:pPr>
        <w:ind w:left="-283.46456692913375"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3.7. El Proveedor deberá notificar al Cliente de manera inmediata cualquier incidente que comprometa la seguridad de los equipos o de la información contenida en ellos, incluyendo daños, pérdidas o robo durante el transporte o almacenamiento.</w:t>
      </w:r>
    </w:p>
    <w:p w:rsidR="00000000" w:rsidDel="00000000" w:rsidP="00000000" w:rsidRDefault="00000000" w:rsidRPr="00000000" w14:paraId="00000076">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2xcytpi" w:id="19"/>
      <w:bookmarkEnd w:id="19"/>
      <w:r w:rsidDel="00000000" w:rsidR="00000000" w:rsidRPr="00000000">
        <w:rPr>
          <w:rFonts w:ascii="Arial Narrow" w:cs="Arial Narrow" w:eastAsia="Arial Narrow" w:hAnsi="Arial Narrow"/>
          <w:b w:val="1"/>
          <w:color w:val="000000"/>
          <w:sz w:val="22"/>
          <w:szCs w:val="22"/>
          <w:rtl w:val="0"/>
        </w:rPr>
        <w:t xml:space="preserve">4. Auditoría y Testeo de Equipos</w:t>
      </w:r>
    </w:p>
    <w:p w:rsidR="00000000" w:rsidDel="00000000" w:rsidP="00000000" w:rsidRDefault="00000000" w:rsidRPr="00000000" w14:paraId="00000077">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1ci93xb" w:id="20"/>
      <w:bookmarkEnd w:id="20"/>
      <w:r w:rsidDel="00000000" w:rsidR="00000000" w:rsidRPr="00000000">
        <w:rPr>
          <w:rFonts w:ascii="Arial Narrow" w:cs="Arial Narrow" w:eastAsia="Arial Narrow" w:hAnsi="Arial Narrow"/>
          <w:color w:val="000000"/>
          <w:sz w:val="22"/>
          <w:szCs w:val="22"/>
          <w:rtl w:val="0"/>
        </w:rPr>
        <w:t xml:space="preserve">4.1. El Proveedor realizará una auditoría técnica de cada equipo recolectado, registrando la siguiente información:</w:t>
      </w:r>
    </w:p>
    <w:p w:rsidR="00000000" w:rsidDel="00000000" w:rsidP="00000000" w:rsidRDefault="00000000" w:rsidRPr="00000000" w14:paraId="00000078">
      <w:pPr>
        <w:pStyle w:val="Heading3"/>
        <w:keepNext w:val="0"/>
        <w:keepLines w:val="0"/>
        <w:numPr>
          <w:ilvl w:val="0"/>
          <w:numId w:val="5"/>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Marca, modelo, número de serie del equipo y de sus componentes de almacenamiento.</w:t>
      </w:r>
      <w:r w:rsidDel="00000000" w:rsidR="00000000" w:rsidRPr="00000000">
        <w:rPr>
          <w:rtl w:val="0"/>
        </w:rPr>
      </w:r>
    </w:p>
    <w:p w:rsidR="00000000" w:rsidDel="00000000" w:rsidP="00000000" w:rsidRDefault="00000000" w:rsidRPr="00000000" w14:paraId="00000079">
      <w:pPr>
        <w:pStyle w:val="Heading3"/>
        <w:keepNext w:val="0"/>
        <w:keepLines w:val="0"/>
        <w:numPr>
          <w:ilvl w:val="0"/>
          <w:numId w:val="5"/>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Configuración técnica y estado físico de los equipos.</w:t>
      </w:r>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3whwml4" w:id="21"/>
      <w:bookmarkEnd w:id="21"/>
      <w:r w:rsidDel="00000000" w:rsidR="00000000" w:rsidRPr="00000000">
        <w:rPr>
          <w:rFonts w:ascii="Arial Narrow" w:cs="Arial Narrow" w:eastAsia="Arial Narrow" w:hAnsi="Arial Narrow"/>
          <w:color w:val="000000"/>
          <w:sz w:val="22"/>
          <w:szCs w:val="22"/>
          <w:rtl w:val="0"/>
        </w:rPr>
        <w:t xml:space="preserve">4.2. Durante el procesamiento, el Proveedor deberá retirar cualquier etiqueta, logo o identificador del Cliente, asegurando la protección de su confidencialidad.</w:t>
      </w:r>
    </w:p>
    <w:p w:rsidR="00000000" w:rsidDel="00000000" w:rsidP="00000000" w:rsidRDefault="00000000" w:rsidRPr="00000000" w14:paraId="0000007B">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2bn6wsx" w:id="22"/>
      <w:bookmarkEnd w:id="22"/>
      <w:r w:rsidDel="00000000" w:rsidR="00000000" w:rsidRPr="00000000">
        <w:rPr>
          <w:rFonts w:ascii="Arial Narrow" w:cs="Arial Narrow" w:eastAsia="Arial Narrow" w:hAnsi="Arial Narrow"/>
          <w:color w:val="000000"/>
          <w:sz w:val="22"/>
          <w:szCs w:val="22"/>
          <w:rtl w:val="0"/>
        </w:rPr>
        <w:t xml:space="preserve">4.3. Los equipos serán clasificados de acuerdo con los siguientes grados:</w:t>
      </w:r>
    </w:p>
    <w:p w:rsidR="00000000" w:rsidDel="00000000" w:rsidP="00000000" w:rsidRDefault="00000000" w:rsidRPr="00000000" w14:paraId="0000007C">
      <w:pPr>
        <w:pStyle w:val="Heading3"/>
        <w:keepNext w:val="0"/>
        <w:keepLines w:val="0"/>
        <w:numPr>
          <w:ilvl w:val="0"/>
          <w:numId w:val="13"/>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Grado A: Equipos en excelente estado, aptos para reventa inmediata.</w:t>
      </w:r>
      <w:r w:rsidDel="00000000" w:rsidR="00000000" w:rsidRPr="00000000">
        <w:rPr>
          <w:rtl w:val="0"/>
        </w:rPr>
      </w:r>
    </w:p>
    <w:p w:rsidR="00000000" w:rsidDel="00000000" w:rsidP="00000000" w:rsidRDefault="00000000" w:rsidRPr="00000000" w14:paraId="0000007D">
      <w:pPr>
        <w:pStyle w:val="Heading3"/>
        <w:keepNext w:val="0"/>
        <w:keepLines w:val="0"/>
        <w:numPr>
          <w:ilvl w:val="0"/>
          <w:numId w:val="13"/>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Grado B: Equipos con signos de uso moderado, pero funcionales.</w:t>
      </w:r>
      <w:r w:rsidDel="00000000" w:rsidR="00000000" w:rsidRPr="00000000">
        <w:rPr>
          <w:rtl w:val="0"/>
        </w:rPr>
      </w:r>
    </w:p>
    <w:p w:rsidR="00000000" w:rsidDel="00000000" w:rsidP="00000000" w:rsidRDefault="00000000" w:rsidRPr="00000000" w14:paraId="0000007E">
      <w:pPr>
        <w:pStyle w:val="Heading3"/>
        <w:keepNext w:val="0"/>
        <w:keepLines w:val="0"/>
        <w:numPr>
          <w:ilvl w:val="0"/>
          <w:numId w:val="13"/>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Grado C: Equipos defectuosos o irreparables, destinados a reciclaje o uso como repuestos.</w:t>
      </w:r>
      <w:r w:rsidDel="00000000" w:rsidR="00000000" w:rsidRPr="00000000">
        <w:rPr>
          <w:rtl w:val="0"/>
        </w:rPr>
      </w:r>
    </w:p>
    <w:p w:rsidR="00000000" w:rsidDel="00000000" w:rsidP="00000000" w:rsidRDefault="00000000" w:rsidRPr="00000000" w14:paraId="0000007F">
      <w:pPr>
        <w:pStyle w:val="Heading3"/>
        <w:keepNext w:val="0"/>
        <w:keepLines w:val="0"/>
        <w:spacing w:after="240" w:before="240" w:line="240" w:lineRule="auto"/>
        <w:ind w:left="-283.46456692913375" w:firstLine="0"/>
        <w:jc w:val="both"/>
        <w:rPr/>
      </w:pPr>
      <w:r w:rsidDel="00000000" w:rsidR="00000000" w:rsidRPr="00000000">
        <w:rPr>
          <w:rFonts w:ascii="Arial Narrow" w:cs="Arial Narrow" w:eastAsia="Arial Narrow" w:hAnsi="Arial Narrow"/>
          <w:color w:val="000000"/>
          <w:sz w:val="22"/>
          <w:szCs w:val="22"/>
          <w:rtl w:val="0"/>
        </w:rPr>
        <w:t xml:space="preserve">4.4. Los resultados de la auditoría y clasificación deberán documentarse en el ITAD Asset Report y enviarse al Cliente.</w:t>
      </w: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qsh70q" w:id="23"/>
      <w:bookmarkEnd w:id="23"/>
      <w:r w:rsidDel="00000000" w:rsidR="00000000" w:rsidRPr="00000000">
        <w:rPr>
          <w:rFonts w:ascii="Arial Narrow" w:cs="Arial Narrow" w:eastAsia="Arial Narrow" w:hAnsi="Arial Narrow"/>
          <w:b w:val="1"/>
          <w:color w:val="000000"/>
          <w:sz w:val="22"/>
          <w:szCs w:val="22"/>
          <w:rtl w:val="0"/>
        </w:rPr>
        <w:t xml:space="preserve">5. Eliminación Segura de Datos</w:t>
      </w:r>
    </w:p>
    <w:p w:rsidR="00000000" w:rsidDel="00000000" w:rsidP="00000000" w:rsidRDefault="00000000" w:rsidRPr="00000000" w14:paraId="00000081">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3as4poj" w:id="24"/>
      <w:bookmarkEnd w:id="24"/>
      <w:r w:rsidDel="00000000" w:rsidR="00000000" w:rsidRPr="00000000">
        <w:rPr>
          <w:rFonts w:ascii="Arial Narrow" w:cs="Arial Narrow" w:eastAsia="Arial Narrow" w:hAnsi="Arial Narrow"/>
          <w:color w:val="000000"/>
          <w:sz w:val="22"/>
          <w:szCs w:val="22"/>
          <w:rtl w:val="0"/>
        </w:rPr>
        <w:t xml:space="preserve">5.1. El Proveedor garantizará la eliminación segura de todos los datos del Cliente almacenados en los equipos, utilizando el estándar NIST 800-88 (Clear o Purge), salvo que se especifique otro estándar en la Orden de Servicio.</w:t>
      </w:r>
    </w:p>
    <w:p w:rsidR="00000000" w:rsidDel="00000000" w:rsidP="00000000" w:rsidRDefault="00000000" w:rsidRPr="00000000" w14:paraId="00000082">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1pxezwc" w:id="25"/>
      <w:bookmarkEnd w:id="25"/>
      <w:r w:rsidDel="00000000" w:rsidR="00000000" w:rsidRPr="00000000">
        <w:rPr>
          <w:rFonts w:ascii="Arial Narrow" w:cs="Arial Narrow" w:eastAsia="Arial Narrow" w:hAnsi="Arial Narrow"/>
          <w:color w:val="000000"/>
          <w:sz w:val="22"/>
          <w:szCs w:val="22"/>
          <w:rtl w:val="0"/>
        </w:rPr>
        <w:t xml:space="preserve">5.2. Al finalizar el proceso de eliminación de datos, el Proveedor deberá emitir un Certificado de Borrado en formato PDF, incluyendo:</w:t>
      </w:r>
    </w:p>
    <w:p w:rsidR="00000000" w:rsidDel="00000000" w:rsidP="00000000" w:rsidRDefault="00000000" w:rsidRPr="00000000" w14:paraId="00000083">
      <w:pPr>
        <w:pStyle w:val="Heading3"/>
        <w:keepNext w:val="0"/>
        <w:keepLines w:val="0"/>
        <w:numPr>
          <w:ilvl w:val="0"/>
          <w:numId w:val="9"/>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Fecha y hora del borrado.</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9"/>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Detalles del equipo y su almacenamiento.</w:t>
      </w:r>
      <w:r w:rsidDel="00000000" w:rsidR="00000000" w:rsidRPr="00000000">
        <w:rPr>
          <w:rtl w:val="0"/>
        </w:rPr>
      </w:r>
    </w:p>
    <w:p w:rsidR="00000000" w:rsidDel="00000000" w:rsidP="00000000" w:rsidRDefault="00000000" w:rsidRPr="00000000" w14:paraId="00000085">
      <w:pPr>
        <w:pStyle w:val="Heading3"/>
        <w:keepNext w:val="0"/>
        <w:keepLines w:val="0"/>
        <w:numPr>
          <w:ilvl w:val="0"/>
          <w:numId w:val="9"/>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Firma Digital.</w:t>
      </w:r>
      <w:r w:rsidDel="00000000" w:rsidR="00000000" w:rsidRPr="00000000">
        <w:rPr>
          <w:rtl w:val="0"/>
        </w:rPr>
      </w:r>
    </w:p>
    <w:p w:rsidR="00000000" w:rsidDel="00000000" w:rsidP="00000000" w:rsidRDefault="00000000" w:rsidRPr="00000000" w14:paraId="00000086">
      <w:pPr>
        <w:pStyle w:val="Heading3"/>
        <w:keepNext w:val="0"/>
        <w:keepLines w:val="0"/>
        <w:spacing w:after="240" w:before="240" w:line="240" w:lineRule="auto"/>
        <w:ind w:left="-283.46456692913375" w:firstLine="0"/>
        <w:jc w:val="both"/>
        <w:rPr>
          <w:rFonts w:ascii="Arial Narrow" w:cs="Arial Narrow" w:eastAsia="Arial Narrow" w:hAnsi="Arial Narrow"/>
          <w:color w:val="000000"/>
          <w:sz w:val="22"/>
          <w:szCs w:val="22"/>
        </w:rPr>
      </w:pPr>
      <w:bookmarkStart w:colFirst="0" w:colLast="0" w:name="_heading=h.49x2ik5" w:id="26"/>
      <w:bookmarkEnd w:id="26"/>
      <w:r w:rsidDel="00000000" w:rsidR="00000000" w:rsidRPr="00000000">
        <w:rPr>
          <w:rFonts w:ascii="Arial Narrow" w:cs="Arial Narrow" w:eastAsia="Arial Narrow" w:hAnsi="Arial Narrow"/>
          <w:color w:val="000000"/>
          <w:sz w:val="22"/>
          <w:szCs w:val="22"/>
          <w:rtl w:val="0"/>
        </w:rPr>
        <w:t xml:space="preserve">5.3. Si el borrado digital no es exitoso, el Proveedor procederá a la destrucción física del dispositivo, utilizando métodos como trituración, prensado, y emitirá evidencia fotográfica o documental de la destrucción.</w:t>
      </w:r>
    </w:p>
    <w:p w:rsidR="00000000" w:rsidDel="00000000" w:rsidP="00000000" w:rsidRDefault="00000000" w:rsidRPr="00000000" w14:paraId="00000087">
      <w:pPr>
        <w:ind w:left="-283.46456692913375"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5.4.Ningún equipo que contenga información del Cliente podrá salir de las instalaciones de procesamiento sin haber sido procesado adecuadamente para la eliminación de datos o destrucción física.</w:t>
      </w:r>
    </w:p>
    <w:p w:rsidR="00000000" w:rsidDel="00000000" w:rsidP="00000000" w:rsidRDefault="00000000" w:rsidRPr="00000000" w14:paraId="00000088">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2p2csry" w:id="27"/>
      <w:bookmarkEnd w:id="27"/>
      <w:r w:rsidDel="00000000" w:rsidR="00000000" w:rsidRPr="00000000">
        <w:rPr>
          <w:rFonts w:ascii="Arial Narrow" w:cs="Arial Narrow" w:eastAsia="Arial Narrow" w:hAnsi="Arial Narrow"/>
          <w:b w:val="1"/>
          <w:color w:val="000000"/>
          <w:sz w:val="22"/>
          <w:szCs w:val="22"/>
          <w:rtl w:val="0"/>
        </w:rPr>
        <w:t xml:space="preserve">6. Gestión de Equipos Irreparables y Reciclaje</w:t>
      </w:r>
    </w:p>
    <w:p w:rsidR="00000000" w:rsidDel="00000000" w:rsidP="00000000" w:rsidRDefault="00000000" w:rsidRPr="00000000" w14:paraId="00000089">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147n2zr" w:id="28"/>
      <w:bookmarkEnd w:id="28"/>
      <w:r w:rsidDel="00000000" w:rsidR="00000000" w:rsidRPr="00000000">
        <w:rPr>
          <w:rFonts w:ascii="Arial Narrow" w:cs="Arial Narrow" w:eastAsia="Arial Narrow" w:hAnsi="Arial Narrow"/>
          <w:color w:val="000000"/>
          <w:sz w:val="22"/>
          <w:szCs w:val="22"/>
          <w:rtl w:val="0"/>
        </w:rPr>
        <w:t xml:space="preserve">6.1 Los equipos clasificados como Grado C serán enviados a empresas de reciclaje certificadas para su destrucción final. El Proveedor deberá proporcionar evidencia del reciclaje de los equipos irreparables, incluyendo certificados emitidos por la empresa recicladora y reportes de peso del lote entregado.</w:t>
      </w:r>
    </w:p>
    <w:p w:rsidR="00000000" w:rsidDel="00000000" w:rsidP="00000000" w:rsidRDefault="00000000" w:rsidRPr="00000000" w14:paraId="0000008A">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3o7alnk" w:id="29"/>
      <w:bookmarkEnd w:id="29"/>
      <w:r w:rsidDel="00000000" w:rsidR="00000000" w:rsidRPr="00000000">
        <w:rPr>
          <w:rFonts w:ascii="Arial Narrow" w:cs="Arial Narrow" w:eastAsia="Arial Narrow" w:hAnsi="Arial Narrow"/>
          <w:color w:val="000000"/>
          <w:sz w:val="22"/>
          <w:szCs w:val="22"/>
          <w:rtl w:val="0"/>
        </w:rPr>
        <w:t xml:space="preserve">6.2. El Proveedor será responsable de organizar la logística del transporte hacia las instalaciones de reciclaje y garantizar la creación de un reporte detallado de los equipos reciclados.</w:t>
      </w:r>
    </w:p>
    <w:p w:rsidR="00000000" w:rsidDel="00000000" w:rsidP="00000000" w:rsidRDefault="00000000" w:rsidRPr="00000000" w14:paraId="0000008B">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23ckvvd" w:id="30"/>
      <w:bookmarkEnd w:id="30"/>
      <w:r w:rsidDel="00000000" w:rsidR="00000000" w:rsidRPr="00000000">
        <w:rPr>
          <w:rFonts w:ascii="Arial Narrow" w:cs="Arial Narrow" w:eastAsia="Arial Narrow" w:hAnsi="Arial Narrow"/>
          <w:color w:val="000000"/>
          <w:sz w:val="22"/>
          <w:szCs w:val="22"/>
          <w:rtl w:val="0"/>
        </w:rPr>
        <w:t xml:space="preserve">6.3. Cuando sea necesario, el reciclaje podrá agruparse mensualmente para optimizar costos.</w:t>
      </w:r>
    </w:p>
    <w:p w:rsidR="00000000" w:rsidDel="00000000" w:rsidP="00000000" w:rsidRDefault="00000000" w:rsidRPr="00000000" w14:paraId="0000008C">
      <w:pPr>
        <w:pStyle w:val="Heading4"/>
        <w:keepNext w:val="0"/>
        <w:keepLines w:val="0"/>
        <w:spacing w:after="40" w:before="240" w:line="240" w:lineRule="auto"/>
        <w:ind w:hanging="360"/>
        <w:jc w:val="both"/>
        <w:rPr>
          <w:rFonts w:ascii="Arial Narrow" w:cs="Arial Narrow" w:eastAsia="Arial Narrow" w:hAnsi="Arial Narrow"/>
          <w:b w:val="1"/>
          <w:color w:val="000000"/>
          <w:sz w:val="22"/>
          <w:szCs w:val="22"/>
        </w:rPr>
      </w:pPr>
      <w:bookmarkStart w:colFirst="0" w:colLast="0" w:name="_heading=h.ihv636" w:id="31"/>
      <w:bookmarkEnd w:id="31"/>
      <w:r w:rsidDel="00000000" w:rsidR="00000000" w:rsidRPr="00000000">
        <w:rPr>
          <w:rFonts w:ascii="Arial Narrow" w:cs="Arial Narrow" w:eastAsia="Arial Narrow" w:hAnsi="Arial Narrow"/>
          <w:b w:val="1"/>
          <w:color w:val="000000"/>
          <w:sz w:val="22"/>
          <w:szCs w:val="22"/>
          <w:rtl w:val="0"/>
        </w:rPr>
        <w:t xml:space="preserve">7. Reportes Finales y Facturación</w:t>
      </w:r>
    </w:p>
    <w:p w:rsidR="00000000" w:rsidDel="00000000" w:rsidP="00000000" w:rsidRDefault="00000000" w:rsidRPr="00000000" w14:paraId="0000008D">
      <w:pPr>
        <w:pStyle w:val="Heading4"/>
        <w:keepNext w:val="0"/>
        <w:keepLines w:val="0"/>
        <w:spacing w:after="40" w:before="240" w:line="240" w:lineRule="auto"/>
        <w:ind w:hanging="360"/>
        <w:jc w:val="both"/>
        <w:rPr>
          <w:rFonts w:ascii="Arial Narrow" w:cs="Arial Narrow" w:eastAsia="Arial Narrow" w:hAnsi="Arial Narrow"/>
          <w:color w:val="000000"/>
          <w:sz w:val="22"/>
          <w:szCs w:val="22"/>
        </w:rPr>
      </w:pPr>
      <w:bookmarkStart w:colFirst="0" w:colLast="0" w:name="_heading=h.32hioqz" w:id="32"/>
      <w:bookmarkEnd w:id="32"/>
      <w:r w:rsidDel="00000000" w:rsidR="00000000" w:rsidRPr="00000000">
        <w:rPr>
          <w:rFonts w:ascii="Arial Narrow" w:cs="Arial Narrow" w:eastAsia="Arial Narrow" w:hAnsi="Arial Narrow"/>
          <w:color w:val="000000"/>
          <w:sz w:val="22"/>
          <w:szCs w:val="22"/>
          <w:rtl w:val="0"/>
        </w:rPr>
        <w:t xml:space="preserve">7.1. El Proveedor enviará al Cliente los siguientes reportes:</w:t>
      </w:r>
    </w:p>
    <w:p w:rsidR="00000000" w:rsidDel="00000000" w:rsidP="00000000" w:rsidRDefault="00000000" w:rsidRPr="00000000" w14:paraId="0000008E">
      <w:pPr>
        <w:pStyle w:val="Heading3"/>
        <w:keepNext w:val="0"/>
        <w:keepLines w:val="0"/>
        <w:numPr>
          <w:ilvl w:val="0"/>
          <w:numId w:val="1"/>
        </w:numPr>
        <w:spacing w:after="0" w:before="24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Inventario / Receipt of Equipment firmado.</w:t>
      </w:r>
      <w:r w:rsidDel="00000000" w:rsidR="00000000" w:rsidRPr="00000000">
        <w:rPr>
          <w:rtl w:val="0"/>
        </w:rPr>
      </w:r>
    </w:p>
    <w:p w:rsidR="00000000" w:rsidDel="00000000" w:rsidP="00000000" w:rsidRDefault="00000000" w:rsidRPr="00000000" w14:paraId="0000008F">
      <w:pPr>
        <w:pStyle w:val="Heading3"/>
        <w:keepNext w:val="0"/>
        <w:keepLines w:val="0"/>
        <w:numPr>
          <w:ilvl w:val="0"/>
          <w:numId w:val="1"/>
        </w:numPr>
        <w:spacing w:after="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ITAD Asset Report con auditoría y clasificación de equipos.</w:t>
      </w:r>
      <w:r w:rsidDel="00000000" w:rsidR="00000000" w:rsidRPr="00000000">
        <w:rPr>
          <w:rtl w:val="0"/>
        </w:rPr>
      </w:r>
    </w:p>
    <w:p w:rsidR="00000000" w:rsidDel="00000000" w:rsidP="00000000" w:rsidRDefault="00000000" w:rsidRPr="00000000" w14:paraId="00000090">
      <w:pPr>
        <w:pStyle w:val="Heading3"/>
        <w:keepNext w:val="0"/>
        <w:keepLines w:val="0"/>
        <w:numPr>
          <w:ilvl w:val="0"/>
          <w:numId w:val="1"/>
        </w:numPr>
        <w:spacing w:after="240" w:before="0" w:line="240" w:lineRule="auto"/>
        <w:ind w:left="720" w:hanging="360"/>
        <w:jc w:val="both"/>
        <w:rPr>
          <w:rFonts w:ascii="Arial Narrow" w:cs="Arial Narrow" w:eastAsia="Arial Narrow" w:hAnsi="Arial Narrow"/>
          <w:color w:val="434343"/>
          <w:sz w:val="28"/>
          <w:szCs w:val="28"/>
        </w:rPr>
      </w:pPr>
      <w:r w:rsidDel="00000000" w:rsidR="00000000" w:rsidRPr="00000000">
        <w:rPr>
          <w:rFonts w:ascii="Arial Narrow" w:cs="Arial Narrow" w:eastAsia="Arial Narrow" w:hAnsi="Arial Narrow"/>
          <w:color w:val="000000"/>
          <w:sz w:val="22"/>
          <w:szCs w:val="22"/>
          <w:rtl w:val="0"/>
        </w:rPr>
        <w:t xml:space="preserve">Certificados de Borrado de Datos o Evidencia de Destrucción Física.</w:t>
      </w:r>
      <w:r w:rsidDel="00000000" w:rsidR="00000000" w:rsidRPr="00000000">
        <w:rPr>
          <w:rtl w:val="0"/>
        </w:rPr>
      </w:r>
    </w:p>
    <w:p w:rsidR="00000000" w:rsidDel="00000000" w:rsidP="00000000" w:rsidRDefault="00000000" w:rsidRPr="00000000" w14:paraId="00000091">
      <w:pPr>
        <w:ind w:left="-283.46456692913375"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7.2. El Proveedor implementará y mantendrá medidas de seguridad técnicas y organizativas para proteger la información contenida en los equipos recolectados, asegurando que no se produzca ningún acceso, uso o divulgación no autorizada.</w:t>
      </w:r>
    </w:p>
    <w:p w:rsidR="00000000" w:rsidDel="00000000" w:rsidP="00000000" w:rsidRDefault="00000000" w:rsidRPr="00000000" w14:paraId="00000092">
      <w:pPr>
        <w:pStyle w:val="Heading3"/>
        <w:keepNext w:val="0"/>
        <w:keepLines w:val="0"/>
        <w:spacing w:before="280" w:line="240" w:lineRule="auto"/>
        <w:ind w:hanging="360"/>
        <w:jc w:val="both"/>
        <w:rPr>
          <w:rFonts w:ascii="Arial Narrow" w:cs="Arial Narrow" w:eastAsia="Arial Narrow" w:hAnsi="Arial Narrow"/>
        </w:rPr>
      </w:pPr>
      <w:bookmarkStart w:colFirst="0" w:colLast="0" w:name="_heading=h.41mghml" w:id="33"/>
      <w:bookmarkEnd w:id="33"/>
      <w:r w:rsidDel="00000000" w:rsidR="00000000" w:rsidRPr="00000000">
        <w:rPr>
          <w:rtl w:val="0"/>
        </w:rPr>
      </w:r>
    </w:p>
    <w:p w:rsidR="00000000" w:rsidDel="00000000" w:rsidP="00000000" w:rsidRDefault="00000000" w:rsidRPr="00000000" w14:paraId="00000093">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5">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6">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7">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8">
      <w:pPr>
        <w:spacing w:after="240" w:before="24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9">
      <w:pPr>
        <w:spacing w:after="120" w:before="120" w:line="240" w:lineRule="auto"/>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A">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B">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C">
      <w:pPr>
        <w:jc w:val="right"/>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D">
      <w:pPr>
        <w:spacing w:line="276" w:lineRule="auto"/>
        <w:rPr>
          <w:rFonts w:ascii="Arial Narrow" w:cs="Arial Narrow" w:eastAsia="Arial Narrow" w:hAnsi="Arial Narrow"/>
          <w:b w:val="1"/>
          <w:u w:val="single"/>
        </w:rPr>
      </w:pPr>
      <w:r w:rsidDel="00000000" w:rsidR="00000000" w:rsidRPr="00000000">
        <w:rPr>
          <w:rtl w:val="0"/>
        </w:rPr>
      </w:r>
    </w:p>
    <w:p w:rsidR="00000000" w:rsidDel="00000000" w:rsidP="00000000" w:rsidRDefault="00000000" w:rsidRPr="00000000" w14:paraId="0000009E">
      <w:pPr>
        <w:rPr>
          <w:rFonts w:ascii="Arial Narrow" w:cs="Arial Narrow" w:eastAsia="Arial Narrow" w:hAnsi="Arial Narrow"/>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rFonts w:ascii="Arial Narrow" w:cs="Arial Narrow" w:eastAsia="Arial Narrow" w:hAnsi="Arial Narrow"/>
        <w:b w:val="1"/>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4152900</wp:posOffset>
          </wp:positionH>
          <wp:positionV relativeFrom="paragraph">
            <wp:posOffset>-209548</wp:posOffset>
          </wp:positionV>
          <wp:extent cx="1518285" cy="54864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18285" cy="54864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Ib+jMmj0Iyhjcir+Lf+RKm/Fpg==">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QxbWdobWw4AGolChRzdWdnZXN0LmlwbWh3MmZmZHl0bRINRmlhbW1hIFNpbW9uaWolChRzdWdnZXN0Lm00Y2hqcTl0eDY0YRINRmlhbW1hIFNpbW9uaWolChRzdWdnZXN0LnRwaWN3MWFxMmlpdxINRmlhbW1hIFNpbW9uaWolChRzdWdnZXN0LjhtZjNkcTN0M2c0MBINRmlhbW1hIFNpbW9uaWolChRzdWdnZXN0LmdnOGoyaHF0MXdsNRINRmlhbW1hIFNpbW9uaXIhMUVSSDU0ZEY3Tk5uckZVcDZoYXh3R1NWT3lPaEpVZE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