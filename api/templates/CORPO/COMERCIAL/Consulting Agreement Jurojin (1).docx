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u w:val="single"/>
          <w:rtl w:val="0"/>
        </w:rPr>
        <w:t xml:space="preserve"> CONSULTING AGREEMENT</w:t>
      </w:r>
      <w:r w:rsidDel="00000000" w:rsidR="00000000" w:rsidRPr="00000000">
        <w:rPr>
          <w:rtl w:val="0"/>
        </w:rPr>
      </w:r>
    </w:p>
    <w:p w:rsidR="00000000" w:rsidDel="00000000" w:rsidP="00000000" w:rsidRDefault="00000000" w:rsidRPr="00000000" w14:paraId="0000000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3">
      <w:pPr>
        <w:spacing w:after="0" w:before="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This Consulting Agreement (the “</w:t>
      </w:r>
      <w:r w:rsidDel="00000000" w:rsidR="00000000" w:rsidRPr="00000000">
        <w:rPr>
          <w:rFonts w:ascii="Arial Narrow" w:cs="Arial Narrow" w:eastAsia="Arial Narrow" w:hAnsi="Arial Narrow"/>
          <w:color w:val="000000"/>
          <w:sz w:val="24"/>
          <w:szCs w:val="24"/>
          <w:u w:val="single"/>
          <w:rtl w:val="0"/>
        </w:rPr>
        <w:t xml:space="preserve">Agreement</w:t>
      </w:r>
      <w:r w:rsidDel="00000000" w:rsidR="00000000" w:rsidRPr="00000000">
        <w:rPr>
          <w:rFonts w:ascii="Arial Narrow" w:cs="Arial Narrow" w:eastAsia="Arial Narrow" w:hAnsi="Arial Narrow"/>
          <w:color w:val="000000"/>
          <w:sz w:val="24"/>
          <w:szCs w:val="24"/>
          <w:rtl w:val="0"/>
        </w:rPr>
        <w:t xml:space="preserve">”) is made and en</w:t>
      </w:r>
      <w:r w:rsidDel="00000000" w:rsidR="00000000" w:rsidRPr="00000000">
        <w:rPr>
          <w:rFonts w:ascii="Arial Narrow" w:cs="Arial Narrow" w:eastAsia="Arial Narrow" w:hAnsi="Arial Narrow"/>
          <w:sz w:val="24"/>
          <w:szCs w:val="24"/>
          <w:rtl w:val="0"/>
        </w:rPr>
        <w:t xml:space="preserve">tered on </w:t>
      </w:r>
      <w:r w:rsidDel="00000000" w:rsidR="00000000" w:rsidRPr="00000000">
        <w:rPr>
          <w:rFonts w:ascii="Arial Narrow" w:cs="Arial Narrow" w:eastAsia="Arial Narrow" w:hAnsi="Arial Narrow"/>
          <w:sz w:val="24"/>
          <w:szCs w:val="24"/>
          <w:rtl w:val="0"/>
        </w:rPr>
        <w:t xml:space="preserve">(April 1st, 2021)</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Fonts w:ascii="Arial Narrow" w:cs="Arial Narrow" w:eastAsia="Arial Narrow" w:hAnsi="Arial Narrow"/>
          <w:color w:val="000000"/>
          <w:sz w:val="24"/>
          <w:szCs w:val="24"/>
          <w:u w:val="single"/>
          <w:rtl w:val="0"/>
        </w:rPr>
        <w:t xml:space="preserve">Effective Date</w:t>
      </w:r>
      <w:r w:rsidDel="00000000" w:rsidR="00000000" w:rsidRPr="00000000">
        <w:rPr>
          <w:rFonts w:ascii="Arial Narrow" w:cs="Arial Narrow" w:eastAsia="Arial Narrow" w:hAnsi="Arial Narrow"/>
          <w:color w:val="000000"/>
          <w:sz w:val="24"/>
          <w:szCs w:val="24"/>
          <w:rtl w:val="0"/>
        </w:rPr>
        <w:t xml:space="preserve">”), by and between (i</w:t>
      </w:r>
      <w:r w:rsidDel="00000000" w:rsidR="00000000" w:rsidRPr="00000000">
        <w:rPr>
          <w:rFonts w:ascii="Arial Narrow" w:cs="Arial Narrow" w:eastAsia="Arial Narrow" w:hAnsi="Arial Narrow"/>
          <w:sz w:val="24"/>
          <w:szCs w:val="24"/>
          <w:rtl w:val="0"/>
        </w:rPr>
        <w:t xml:space="preserve">) Tauqeer Hassan, ID 3740636801639, establishing its special address at House # F-106, Street 7, Officers Colony, Wah Cantt, Pakistan, and its email address at </w:t>
      </w:r>
      <w:hyperlink r:id="rId9">
        <w:r w:rsidDel="00000000" w:rsidR="00000000" w:rsidRPr="00000000">
          <w:rPr>
            <w:rFonts w:ascii="Arial Narrow" w:cs="Arial Narrow" w:eastAsia="Arial Narrow" w:hAnsi="Arial Narrow"/>
            <w:color w:val="1155cc"/>
            <w:sz w:val="24"/>
            <w:szCs w:val="24"/>
            <w:u w:val="single"/>
            <w:rtl w:val="0"/>
          </w:rPr>
          <w:t xml:space="preserve">tqrhsn@gmail.com</w:t>
        </w:r>
      </w:hyperlink>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Fonts w:ascii="Arial Narrow" w:cs="Arial Narrow" w:eastAsia="Arial Narrow" w:hAnsi="Arial Narrow"/>
          <w:color w:val="000000"/>
          <w:sz w:val="24"/>
          <w:szCs w:val="24"/>
          <w:u w:val="single"/>
          <w:rtl w:val="0"/>
        </w:rPr>
        <w:t xml:space="preserve">Consultant</w:t>
      </w: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Fonts w:ascii="Arial Narrow" w:cs="Arial Narrow" w:eastAsia="Arial Narrow" w:hAnsi="Arial Narrow"/>
          <w:sz w:val="24"/>
          <w:szCs w:val="24"/>
          <w:rtl w:val="0"/>
        </w:rPr>
        <w:t xml:space="preserve">,; (ii) and Silicon Tango LLC, NIF B-88582424, represented in this act by Matías E. Macotinsky Fraga,  establishing address for all legal proceedings at matias.maco@gmail.com (the </w:t>
      </w:r>
      <w:r w:rsidDel="00000000" w:rsidR="00000000" w:rsidRPr="00000000">
        <w:rPr>
          <w:rFonts w:ascii="Arial Narrow" w:cs="Arial Narrow" w:eastAsia="Arial Narrow" w:hAnsi="Arial Narrow"/>
          <w:sz w:val="24"/>
          <w:szCs w:val="24"/>
          <w:rtl w:val="0"/>
        </w:rPr>
        <w:t xml:space="preserve">“Company”). </w:t>
      </w:r>
      <w:r w:rsidDel="00000000" w:rsidR="00000000" w:rsidRPr="00000000">
        <w:rPr>
          <w:rFonts w:ascii="Arial Narrow" w:cs="Arial Narrow" w:eastAsia="Arial Narrow" w:hAnsi="Arial Narrow"/>
          <w:sz w:val="24"/>
          <w:szCs w:val="24"/>
          <w:rtl w:val="0"/>
        </w:rPr>
        <w:t xml:space="preserve">Herein collectively referred to as "Parties".  </w:t>
      </w:r>
    </w:p>
    <w:p w:rsidR="00000000" w:rsidDel="00000000" w:rsidP="00000000" w:rsidRDefault="00000000" w:rsidRPr="00000000" w14:paraId="00000004">
      <w:pPr>
        <w:spacing w:after="0" w:before="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WHEREAS, The Company desires to retain Consultant as an independent contractor to perform certain services for the Company, and Consultant is willing to perform such services on the terms and conditions set forth more fully below. </w:t>
      </w:r>
      <w:r w:rsidDel="00000000" w:rsidR="00000000" w:rsidRPr="00000000">
        <w:rPr>
          <w:rtl w:val="0"/>
        </w:rPr>
      </w:r>
    </w:p>
    <w:p w:rsidR="00000000" w:rsidDel="00000000" w:rsidP="00000000" w:rsidRDefault="00000000" w:rsidRPr="00000000" w14:paraId="00000005">
      <w:pPr>
        <w:spacing w:after="0" w:before="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In consideration of the mutual promises contained herein, the parties hereto agree as follows: </w:t>
      </w:r>
      <w:r w:rsidDel="00000000" w:rsidR="00000000" w:rsidRPr="00000000">
        <w:rPr>
          <w:rtl w:val="0"/>
        </w:rPr>
      </w:r>
    </w:p>
    <w:p w:rsidR="00000000" w:rsidDel="00000000" w:rsidP="00000000" w:rsidRDefault="00000000" w:rsidRPr="00000000" w14:paraId="00000006">
      <w:pPr>
        <w:spacing w:after="0" w:before="80" w:line="240" w:lineRule="auto"/>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color w:val="000000"/>
          <w:sz w:val="24"/>
          <w:szCs w:val="24"/>
          <w:u w:val="single"/>
          <w:rtl w:val="0"/>
        </w:rPr>
        <w:t xml:space="preserve">I. ACCEPTANCE AND COME INTO FORCE</w:t>
      </w: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Fonts w:ascii="Arial Narrow" w:cs="Arial Narrow" w:eastAsia="Arial Narrow" w:hAnsi="Arial Narrow"/>
          <w:b w:val="1"/>
          <w:color w:val="000000"/>
          <w:sz w:val="24"/>
          <w:szCs w:val="24"/>
          <w:rtl w:val="0"/>
        </w:rPr>
        <w:t xml:space="preserve"> </w:t>
      </w:r>
    </w:p>
    <w:p w:rsidR="00000000" w:rsidDel="00000000" w:rsidP="00000000" w:rsidRDefault="00000000" w:rsidRPr="00000000" w14:paraId="00000007">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1.1. The Parties shall consider all the terms and conditions set forth herein as irrevocably accepted by the Company upon the Company delivering in paper or electronic format the copies of the Agreement, signed by the relevant corporate officer or the party duly authorized for such purpose. </w:t>
      </w:r>
    </w:p>
    <w:p w:rsidR="00000000" w:rsidDel="00000000" w:rsidP="00000000" w:rsidRDefault="00000000" w:rsidRPr="00000000" w14:paraId="00000008">
      <w:pPr>
        <w:spacing w:after="0" w:before="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1.2. The Parties hereto represent that this Agreement shall be considered valid and in full enforceability once it's been signed through electronic signatures by said representatives. </w:t>
      </w:r>
      <w:r w:rsidDel="00000000" w:rsidR="00000000" w:rsidRPr="00000000">
        <w:rPr>
          <w:rFonts w:ascii="Arial Narrow" w:cs="Arial Narrow" w:eastAsia="Arial Narrow" w:hAnsi="Arial Narrow"/>
          <w:color w:val="000000"/>
          <w:sz w:val="24"/>
          <w:szCs w:val="24"/>
          <w:rtl w:val="0"/>
        </w:rPr>
        <w:t xml:space="preserve">The Parties</w:t>
      </w:r>
      <w:r w:rsidDel="00000000" w:rsidR="00000000" w:rsidRPr="00000000">
        <w:rPr>
          <w:rFonts w:ascii="Arial Narrow" w:cs="Arial Narrow" w:eastAsia="Arial Narrow" w:hAnsi="Arial Narrow"/>
          <w:color w:val="000000"/>
          <w:sz w:val="24"/>
          <w:szCs w:val="24"/>
          <w:rtl w:val="0"/>
        </w:rPr>
        <w:t xml:space="preserve"> represent that those regulations and requirements as well as the validation and security levels required are being met in full and they can provide their signature either by</w:t>
      </w:r>
      <w:r w:rsidDel="00000000" w:rsidR="00000000" w:rsidRPr="00000000">
        <w:rPr>
          <w:rFonts w:ascii="Arial Narrow" w:cs="Arial Narrow" w:eastAsia="Arial Narrow" w:hAnsi="Arial Narrow"/>
          <w:color w:val="000000"/>
          <w:sz w:val="24"/>
          <w:szCs w:val="24"/>
          <w:rtl w:val="0"/>
        </w:rPr>
        <w:t xml:space="preserve"> Adobe Acroba</w:t>
      </w:r>
      <w:r w:rsidDel="00000000" w:rsidR="00000000" w:rsidRPr="00000000">
        <w:rPr>
          <w:rFonts w:ascii="Arial Narrow" w:cs="Arial Narrow" w:eastAsia="Arial Narrow" w:hAnsi="Arial Narrow"/>
          <w:sz w:val="24"/>
          <w:szCs w:val="24"/>
          <w:rtl w:val="0"/>
        </w:rPr>
        <w:t xml:space="preserve">t DC (Facsimile signature),</w:t>
      </w:r>
      <w:r w:rsidDel="00000000" w:rsidR="00000000" w:rsidRPr="00000000">
        <w:rPr>
          <w:rFonts w:ascii="Arial Narrow" w:cs="Arial Narrow" w:eastAsia="Arial Narrow" w:hAnsi="Arial Narrow"/>
          <w:color w:val="000000"/>
          <w:sz w:val="24"/>
          <w:szCs w:val="24"/>
          <w:rtl w:val="0"/>
        </w:rPr>
        <w:t xml:space="preserve"> DocuSign or Adobe Sign services.</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tl w:val="0"/>
        </w:rPr>
      </w:r>
    </w:p>
    <w:p w:rsidR="00000000" w:rsidDel="00000000" w:rsidP="00000000" w:rsidRDefault="00000000" w:rsidRPr="00000000" w14:paraId="00000009">
      <w:pPr>
        <w:spacing w:after="0" w:before="80" w:line="240" w:lineRule="auto"/>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color w:val="000000"/>
          <w:sz w:val="24"/>
          <w:szCs w:val="24"/>
          <w:u w:val="single"/>
          <w:rtl w:val="0"/>
        </w:rPr>
        <w:t xml:space="preserve">II. SERVICE AND </w:t>
      </w:r>
      <w:r w:rsidDel="00000000" w:rsidR="00000000" w:rsidRPr="00000000">
        <w:rPr>
          <w:rFonts w:ascii="Arial Narrow" w:cs="Arial Narrow" w:eastAsia="Arial Narrow" w:hAnsi="Arial Narrow"/>
          <w:sz w:val="24"/>
          <w:szCs w:val="24"/>
          <w:u w:val="single"/>
          <w:rtl w:val="0"/>
        </w:rPr>
        <w:t xml:space="preserve">FEES</w:t>
      </w: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Fonts w:ascii="Arial Narrow" w:cs="Arial Narrow" w:eastAsia="Arial Narrow" w:hAnsi="Arial Narrow"/>
          <w:b w:val="1"/>
          <w:color w:val="000000"/>
          <w:sz w:val="24"/>
          <w:szCs w:val="24"/>
          <w:rtl w:val="0"/>
        </w:rPr>
        <w:t xml:space="preserve"> </w:t>
      </w:r>
    </w:p>
    <w:p w:rsidR="00000000" w:rsidDel="00000000" w:rsidP="00000000" w:rsidRDefault="00000000" w:rsidRPr="00000000" w14:paraId="0000000A">
      <w:pPr>
        <w:spacing w:after="0" w:before="80" w:line="240" w:lineRule="auto"/>
        <w:jc w:val="both"/>
        <w:rPr>
          <w:rFonts w:ascii="Arial Narrow" w:cs="Arial Narrow" w:eastAsia="Arial Narrow" w:hAnsi="Arial Narrow"/>
          <w:sz w:val="24"/>
          <w:szCs w:val="24"/>
        </w:rPr>
      </w:pPr>
      <w:sdt>
        <w:sdtPr>
          <w:tag w:val="goog_rdk_0"/>
        </w:sdtPr>
        <w:sdtContent>
          <w:commentRangeStart w:id="0"/>
        </w:sdtContent>
      </w:sdt>
      <w:r w:rsidDel="00000000" w:rsidR="00000000" w:rsidRPr="00000000">
        <w:rPr>
          <w:rFonts w:ascii="Arial Narrow" w:cs="Arial Narrow" w:eastAsia="Arial Narrow" w:hAnsi="Arial Narrow"/>
          <w:sz w:val="24"/>
          <w:szCs w:val="24"/>
          <w:rtl w:val="0"/>
        </w:rPr>
        <w:t xml:space="preserve">2</w:t>
      </w:r>
      <w:r w:rsidDel="00000000" w:rsidR="00000000" w:rsidRPr="00000000">
        <w:rPr>
          <w:rFonts w:ascii="Arial Narrow" w:cs="Arial Narrow" w:eastAsia="Arial Narrow" w:hAnsi="Arial Narrow"/>
          <w:color w:val="000000"/>
          <w:sz w:val="24"/>
          <w:szCs w:val="24"/>
          <w:rtl w:val="0"/>
        </w:rPr>
        <w:t xml:space="preserve">.1. </w:t>
      </w:r>
      <w:r w:rsidDel="00000000" w:rsidR="00000000" w:rsidRPr="00000000">
        <w:rPr>
          <w:rFonts w:ascii="Arial Narrow" w:cs="Arial Narrow" w:eastAsia="Arial Narrow" w:hAnsi="Arial Narrow"/>
          <w:color w:val="000000"/>
          <w:sz w:val="24"/>
          <w:szCs w:val="24"/>
          <w:u w:val="single"/>
          <w:rtl w:val="0"/>
        </w:rPr>
        <w:t xml:space="preserve">S</w:t>
      </w:r>
      <w:r w:rsidDel="00000000" w:rsidR="00000000" w:rsidRPr="00000000">
        <w:rPr>
          <w:rFonts w:ascii="Arial Narrow" w:cs="Arial Narrow" w:eastAsia="Arial Narrow" w:hAnsi="Arial Narrow"/>
          <w:sz w:val="24"/>
          <w:szCs w:val="24"/>
          <w:u w:val="single"/>
          <w:rtl w:val="0"/>
        </w:rPr>
        <w:t xml:space="preserve">ervices:</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color w:val="000000"/>
          <w:sz w:val="24"/>
          <w:szCs w:val="24"/>
          <w:rtl w:val="0"/>
        </w:rPr>
        <w:t xml:space="preserve">Consultant agrees to perform for the Company</w:t>
      </w:r>
      <w:r w:rsidDel="00000000" w:rsidR="00000000" w:rsidRPr="00000000">
        <w:rPr>
          <w:rFonts w:ascii="Arial Narrow" w:cs="Arial Narrow" w:eastAsia="Arial Narrow" w:hAnsi="Arial Narrow"/>
          <w:sz w:val="24"/>
          <w:szCs w:val="24"/>
          <w:rtl w:val="0"/>
        </w:rPr>
        <w:t xml:space="preserve"> the following</w:t>
      </w:r>
      <w:r w:rsidDel="00000000" w:rsidR="00000000" w:rsidRPr="00000000">
        <w:rPr>
          <w:rFonts w:ascii="Arial Narrow" w:cs="Arial Narrow" w:eastAsia="Arial Narrow" w:hAnsi="Arial Narrow"/>
          <w:color w:val="000000"/>
          <w:sz w:val="24"/>
          <w:szCs w:val="24"/>
          <w:rtl w:val="0"/>
        </w:rPr>
        <w:t xml:space="preserve"> services (“</w:t>
      </w:r>
      <w:r w:rsidDel="00000000" w:rsidR="00000000" w:rsidRPr="00000000">
        <w:rPr>
          <w:rFonts w:ascii="Arial Narrow" w:cs="Arial Narrow" w:eastAsia="Arial Narrow" w:hAnsi="Arial Narrow"/>
          <w:color w:val="000000"/>
          <w:sz w:val="24"/>
          <w:szCs w:val="24"/>
          <w:u w:val="single"/>
          <w:rtl w:val="0"/>
        </w:rPr>
        <w:t xml:space="preserve">Services</w:t>
      </w: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tl w:val="0"/>
        </w:rPr>
      </w:r>
    </w:p>
    <w:p w:rsidR="00000000" w:rsidDel="00000000" w:rsidP="00000000" w:rsidRDefault="00000000" w:rsidRPr="00000000" w14:paraId="0000000B">
      <w:pPr>
        <w:spacing w:after="0" w:before="80" w:line="240" w:lineRule="auto"/>
        <w:ind w:left="425.19685039370086"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2.1.1. Produce code using net languages such as C# and VB.</w:t>
      </w:r>
    </w:p>
    <w:p w:rsidR="00000000" w:rsidDel="00000000" w:rsidP="00000000" w:rsidRDefault="00000000" w:rsidRPr="00000000" w14:paraId="0000000C">
      <w:pPr>
        <w:spacing w:after="0" w:before="80" w:line="240" w:lineRule="auto"/>
        <w:ind w:left="425.19685039370086"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2.1.2. Create applications.</w:t>
      </w:r>
    </w:p>
    <w:p w:rsidR="00000000" w:rsidDel="00000000" w:rsidP="00000000" w:rsidRDefault="00000000" w:rsidRPr="00000000" w14:paraId="0000000D">
      <w:pPr>
        <w:spacing w:after="0" w:before="80" w:line="240" w:lineRule="auto"/>
        <w:ind w:left="425.19685039370086"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2.1.3. Configure existing systems.</w:t>
      </w:r>
    </w:p>
    <w:p w:rsidR="00000000" w:rsidDel="00000000" w:rsidP="00000000" w:rsidRDefault="00000000" w:rsidRPr="00000000" w14:paraId="0000000E">
      <w:pPr>
        <w:spacing w:after="0" w:before="80" w:line="240" w:lineRule="auto"/>
        <w:ind w:left="425.19685039370086"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2.1.4. Provide user support.</w:t>
      </w:r>
    </w:p>
    <w:p w:rsidR="00000000" w:rsidDel="00000000" w:rsidP="00000000" w:rsidRDefault="00000000" w:rsidRPr="00000000" w14:paraId="0000000F">
      <w:pPr>
        <w:spacing w:after="0" w:before="80" w:line="240" w:lineRule="auto"/>
        <w:ind w:left="425.1968503937008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2.1.5. Spotting defects in functional codes.</w:t>
      </w:r>
      <w:r w:rsidDel="00000000" w:rsidR="00000000" w:rsidRPr="00000000">
        <w:rPr>
          <w:rFonts w:ascii="Arial Narrow" w:cs="Arial Narrow" w:eastAsia="Arial Narrow" w:hAnsi="Arial Narrow"/>
          <w:color w:val="000000"/>
          <w:sz w:val="24"/>
          <w:szCs w:val="24"/>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spacing w:after="0" w:before="80" w:line="240" w:lineRule="auto"/>
        <w:jc w:val="both"/>
        <w:rPr>
          <w:rFonts w:ascii="Arial Narrow" w:cs="Arial Narrow" w:eastAsia="Arial Narrow" w:hAnsi="Arial Narrow"/>
          <w:sz w:val="24"/>
          <w:szCs w:val="24"/>
        </w:rPr>
      </w:pPr>
      <w:sdt>
        <w:sdtPr>
          <w:tag w:val="goog_rdk_1"/>
        </w:sdtPr>
        <w:sdtContent>
          <w:commentRangeStart w:id="1"/>
        </w:sdtContent>
      </w:sdt>
      <w:r w:rsidDel="00000000" w:rsidR="00000000" w:rsidRPr="00000000">
        <w:rPr>
          <w:rFonts w:ascii="Arial Narrow" w:cs="Arial Narrow" w:eastAsia="Arial Narrow" w:hAnsi="Arial Narrow"/>
          <w:sz w:val="24"/>
          <w:szCs w:val="24"/>
          <w:rtl w:val="0"/>
        </w:rPr>
        <w:t xml:space="preserve">2</w:t>
      </w:r>
      <w:r w:rsidDel="00000000" w:rsidR="00000000" w:rsidRPr="00000000">
        <w:rPr>
          <w:rFonts w:ascii="Arial Narrow" w:cs="Arial Narrow" w:eastAsia="Arial Narrow" w:hAnsi="Arial Narrow"/>
          <w:color w:val="000000"/>
          <w:sz w:val="24"/>
          <w:szCs w:val="24"/>
          <w:rtl w:val="0"/>
        </w:rPr>
        <w:t xml:space="preserve">.2. </w:t>
      </w:r>
      <w:r w:rsidDel="00000000" w:rsidR="00000000" w:rsidRPr="00000000">
        <w:rPr>
          <w:rFonts w:ascii="Arial Narrow" w:cs="Arial Narrow" w:eastAsia="Arial Narrow" w:hAnsi="Arial Narrow"/>
          <w:sz w:val="24"/>
          <w:szCs w:val="24"/>
          <w:u w:val="single"/>
          <w:rtl w:val="0"/>
        </w:rPr>
        <w:t xml:space="preserve">Fees</w:t>
      </w:r>
      <w:r w:rsidDel="00000000" w:rsidR="00000000" w:rsidRPr="00000000">
        <w:rPr>
          <w:rFonts w:ascii="Arial Narrow" w:cs="Arial Narrow" w:eastAsia="Arial Narrow" w:hAnsi="Arial Narrow"/>
          <w:color w:val="000000"/>
          <w:sz w:val="24"/>
          <w:szCs w:val="24"/>
          <w:rtl w:val="0"/>
        </w:rPr>
        <w:t xml:space="preserve">: The Company shall pay the Consultant</w:t>
      </w:r>
      <w:sdt>
        <w:sdtPr>
          <w:tag w:val="goog_rdk_2"/>
        </w:sdtPr>
        <w:sdtContent>
          <w:del w:author="Gaston Jukic" w:id="0" w:date="2022-06-23T15:41:48Z">
            <w:r w:rsidDel="00000000" w:rsidR="00000000" w:rsidRPr="00000000">
              <w:rPr>
                <w:rFonts w:ascii="Arial Narrow" w:cs="Arial Narrow" w:eastAsia="Arial Narrow" w:hAnsi="Arial Narrow"/>
                <w:color w:val="000000"/>
                <w:sz w:val="24"/>
                <w:szCs w:val="24"/>
                <w:rtl w:val="0"/>
              </w:rPr>
              <w:delText xml:space="preserve"> on</w:delText>
            </w:r>
          </w:del>
        </w:sdtContent>
      </w:sdt>
      <w:r w:rsidDel="00000000" w:rsidR="00000000" w:rsidRPr="00000000">
        <w:rPr>
          <w:rFonts w:ascii="Arial Narrow" w:cs="Arial Narrow" w:eastAsia="Arial Narrow" w:hAnsi="Arial Narrow"/>
          <w:color w:val="000000"/>
          <w:sz w:val="24"/>
          <w:szCs w:val="24"/>
          <w:rtl w:val="0"/>
        </w:rPr>
        <w:t xml:space="preserve"> </w:t>
      </w:r>
      <w:sdt>
        <w:sdtPr>
          <w:tag w:val="goog_rdk_3"/>
        </w:sdtPr>
        <w:sdtContent>
          <w:del w:author="Gaston Jukic" w:id="1" w:date="2022-06-23T15:40:29Z">
            <w:r w:rsidDel="00000000" w:rsidR="00000000" w:rsidRPr="00000000">
              <w:rPr>
                <w:rFonts w:ascii="Arial Narrow" w:cs="Arial Narrow" w:eastAsia="Arial Narrow" w:hAnsi="Arial Narrow"/>
                <w:color w:val="000000"/>
                <w:sz w:val="24"/>
                <w:szCs w:val="24"/>
                <w:rtl w:val="0"/>
              </w:rPr>
              <w:delText xml:space="preserve">a monthly basis </w:delText>
            </w:r>
          </w:del>
        </w:sdtContent>
      </w:sdt>
      <w:r w:rsidDel="00000000" w:rsidR="00000000" w:rsidRPr="00000000">
        <w:rPr>
          <w:rFonts w:ascii="Arial Narrow" w:cs="Arial Narrow" w:eastAsia="Arial Narrow" w:hAnsi="Arial Narrow"/>
          <w:color w:val="000000"/>
          <w:sz w:val="24"/>
          <w:szCs w:val="24"/>
          <w:rtl w:val="0"/>
        </w:rPr>
        <w:t xml:space="preserve">a sum of money as consideration for the services </w:t>
      </w:r>
      <w:sdt>
        <w:sdtPr>
          <w:tag w:val="goog_rdk_4"/>
        </w:sdtPr>
        <w:sdtContent>
          <w:ins w:author="Gaston Jukic" w:id="2" w:date="2022-06-23T15:41:03Z">
            <w:r w:rsidDel="00000000" w:rsidR="00000000" w:rsidRPr="00000000">
              <w:rPr>
                <w:rFonts w:ascii="Arial Narrow" w:cs="Arial Narrow" w:eastAsia="Arial Narrow" w:hAnsi="Arial Narrow"/>
                <w:color w:val="000000"/>
                <w:sz w:val="24"/>
                <w:szCs w:val="24"/>
                <w:rtl w:val="0"/>
              </w:rPr>
              <w:t xml:space="preserve">that were eventually </w:t>
            </w:r>
          </w:ins>
        </w:sdtContent>
      </w:sdt>
      <w:r w:rsidDel="00000000" w:rsidR="00000000" w:rsidRPr="00000000">
        <w:rPr>
          <w:rFonts w:ascii="Arial Narrow" w:cs="Arial Narrow" w:eastAsia="Arial Narrow" w:hAnsi="Arial Narrow"/>
          <w:color w:val="000000"/>
          <w:sz w:val="24"/>
          <w:szCs w:val="24"/>
          <w:rtl w:val="0"/>
        </w:rPr>
        <w:t xml:space="preserve">rendered by the Consultant</w:t>
      </w:r>
      <w:sdt>
        <w:sdtPr>
          <w:tag w:val="goog_rdk_5"/>
        </w:sdtPr>
        <w:sdtContent>
          <w:del w:author="Gaston Jukic" w:id="3" w:date="2022-06-23T15:41:14Z">
            <w:r w:rsidDel="00000000" w:rsidR="00000000" w:rsidRPr="00000000">
              <w:rPr>
                <w:rFonts w:ascii="Arial Narrow" w:cs="Arial Narrow" w:eastAsia="Arial Narrow" w:hAnsi="Arial Narrow"/>
                <w:color w:val="000000"/>
                <w:sz w:val="24"/>
                <w:szCs w:val="24"/>
                <w:rtl w:val="0"/>
              </w:rPr>
              <w:delText xml:space="preserve"> during the mentioned period</w:delText>
            </w:r>
          </w:del>
        </w:sdtContent>
      </w:sdt>
      <w:r w:rsidDel="00000000" w:rsidR="00000000" w:rsidRPr="00000000">
        <w:rPr>
          <w:rFonts w:ascii="Arial Narrow" w:cs="Arial Narrow" w:eastAsia="Arial Narrow" w:hAnsi="Arial Narrow"/>
          <w:color w:val="000000"/>
          <w:sz w:val="24"/>
          <w:szCs w:val="24"/>
          <w:rtl w:val="0"/>
        </w:rPr>
        <w:t xml:space="preserve">.</w:t>
      </w:r>
      <w:sdt>
        <w:sdtPr>
          <w:tag w:val="goog_rdk_6"/>
        </w:sdtPr>
        <w:sdtContent>
          <w:ins w:author="Gaston Jukic" w:id="4" w:date="2022-06-23T14:47:28Z">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color w:val="000000"/>
                <w:sz w:val="24"/>
                <w:szCs w:val="24"/>
                <w:rtl w:val="0"/>
              </w:rPr>
              <w:t xml:space="preserve">The parties will privately </w:t>
            </w:r>
            <w:r w:rsidDel="00000000" w:rsidR="00000000" w:rsidRPr="00000000">
              <w:rPr>
                <w:rFonts w:ascii="Arial Narrow" w:cs="Arial Narrow" w:eastAsia="Arial Narrow" w:hAnsi="Arial Narrow"/>
                <w:color w:val="000000"/>
                <w:sz w:val="24"/>
                <w:szCs w:val="24"/>
                <w:rtl w:val="0"/>
              </w:rPr>
              <w:t xml:space="preserve">agree to these</w:t>
            </w:r>
            <w:r w:rsidDel="00000000" w:rsidR="00000000" w:rsidRPr="00000000">
              <w:rPr>
                <w:rFonts w:ascii="Arial Narrow" w:cs="Arial Narrow" w:eastAsia="Arial Narrow" w:hAnsi="Arial Narrow"/>
                <w:color w:val="000000"/>
                <w:sz w:val="24"/>
                <w:szCs w:val="24"/>
                <w:rtl w:val="0"/>
              </w:rPr>
              <w:t xml:space="preserve"> fees, depending on the type of service, number of hours and/or other variables with respect to the services rendered. Likewise, they may also privately agree on the payment of extraordinary non-remunerative sums as bonuses or prizes for satisfactory performance of the services rendered by the Consultant.</w:t>
            </w:r>
          </w:ins>
        </w:sdtContent>
      </w:sdt>
      <w:sdt>
        <w:sdtPr>
          <w:tag w:val="goog_rdk_7"/>
        </w:sdtPr>
        <w:sdtContent>
          <w:del w:author="Gaston Jukic" w:id="4" w:date="2022-06-23T14:47:28Z">
            <w:r w:rsidDel="00000000" w:rsidR="00000000" w:rsidRPr="00000000">
              <w:rPr>
                <w:rFonts w:ascii="Arial Narrow" w:cs="Arial Narrow" w:eastAsia="Arial Narrow" w:hAnsi="Arial Narrow"/>
                <w:sz w:val="24"/>
                <w:szCs w:val="24"/>
                <w:rtl w:val="0"/>
              </w:rPr>
              <w:delText xml:space="preserve">The Company </w:delText>
            </w:r>
          </w:del>
        </w:sdtContent>
      </w:sdt>
      <w:sdt>
        <w:sdtPr>
          <w:tag w:val="goog_rdk_8"/>
        </w:sdtPr>
        <w:sdtContent>
          <w:ins w:author="Gaston Jukic" w:id="5" w:date="2022-06-23T14:47:37Z">
            <w:sdt>
              <w:sdtPr>
                <w:tag w:val="goog_rdk_9"/>
              </w:sdtPr>
              <w:sdtContent>
                <w:del w:author="Gaston Jukic" w:id="4" w:date="2022-06-23T14:47:28Z">
                  <w:r w:rsidDel="00000000" w:rsidR="00000000" w:rsidRPr="00000000">
                    <w:rPr>
                      <w:rFonts w:ascii="Arial Narrow" w:cs="Arial Narrow" w:eastAsia="Arial Narrow" w:hAnsi="Arial Narrow"/>
                      <w:sz w:val="24"/>
                      <w:szCs w:val="24"/>
                      <w:rtl w:val="0"/>
                    </w:rPr>
                    <w:delText xml:space="preserve">and the Consultant </w:delText>
                  </w:r>
                </w:del>
              </w:sdtContent>
            </w:sdt>
          </w:ins>
        </w:sdtContent>
      </w:sdt>
      <w:sdt>
        <w:sdtPr>
          <w:tag w:val="goog_rdk_10"/>
        </w:sdtPr>
        <w:sdtContent>
          <w:del w:author="Gaston Jukic" w:id="4" w:date="2022-06-23T14:47:28Z">
            <w:r w:rsidDel="00000000" w:rsidR="00000000" w:rsidRPr="00000000">
              <w:rPr>
                <w:rFonts w:ascii="Arial Narrow" w:cs="Arial Narrow" w:eastAsia="Arial Narrow" w:hAnsi="Arial Narrow"/>
                <w:sz w:val="24"/>
                <w:szCs w:val="24"/>
                <w:rtl w:val="0"/>
              </w:rPr>
              <w:delText xml:space="preserve">shall pay to Consultant for services rendered under this Agreement a monthly </w:delText>
            </w:r>
          </w:del>
        </w:sdtContent>
      </w:sdt>
      <w:sdt>
        <w:sdtPr>
          <w:tag w:val="goog_rdk_11"/>
        </w:sdtPr>
        <w:sdtContent>
          <w:ins w:author="Gaston Jukic" w:id="6" w:date="2022-06-23T14:45:30Z">
            <w:sdt>
              <w:sdtPr>
                <w:tag w:val="goog_rdk_12"/>
              </w:sdtPr>
              <w:sdtContent>
                <w:del w:author="Gaston Jukic" w:id="4" w:date="2022-06-23T14:47:28Z">
                  <w:r w:rsidDel="00000000" w:rsidR="00000000" w:rsidRPr="00000000">
                    <w:rPr>
                      <w:rFonts w:ascii="Arial Narrow" w:cs="Arial Narrow" w:eastAsia="Arial Narrow" w:hAnsi="Arial Narrow"/>
                      <w:sz w:val="24"/>
                      <w:szCs w:val="24"/>
                      <w:rtl w:val="0"/>
                    </w:rPr>
                    <w:delText xml:space="preserve">fee</w:delText>
                  </w:r>
                </w:del>
              </w:sdtContent>
            </w:sdt>
          </w:ins>
        </w:sdtContent>
      </w:sdt>
      <w:sdt>
        <w:sdtPr>
          <w:tag w:val="goog_rdk_13"/>
        </w:sdtPr>
        <w:sdtContent>
          <w:del w:author="Gaston Jukic" w:id="4" w:date="2022-06-23T14:47:28Z">
            <w:r w:rsidDel="00000000" w:rsidR="00000000" w:rsidRPr="00000000">
              <w:rPr>
                <w:rFonts w:ascii="Arial Narrow" w:cs="Arial Narrow" w:eastAsia="Arial Narrow" w:hAnsi="Arial Narrow"/>
                <w:sz w:val="24"/>
                <w:szCs w:val="24"/>
                <w:rtl w:val="0"/>
              </w:rPr>
              <w:delText xml:space="preserve">compensation </w:delText>
            </w:r>
          </w:del>
        </w:sdtContent>
      </w:sdt>
      <w:sdt>
        <w:sdtPr>
          <w:tag w:val="goog_rdk_14"/>
        </w:sdtPr>
        <w:sdtContent>
          <w:ins w:author="Gaston Jukic" w:id="6" w:date="2022-06-23T14:45:30Z">
            <w:sdt>
              <w:sdtPr>
                <w:tag w:val="goog_rdk_15"/>
              </w:sdtPr>
              <w:sdtContent>
                <w:del w:author="Gaston Jukic" w:id="4" w:date="2022-06-23T14:47:28Z">
                  <w:r w:rsidDel="00000000" w:rsidR="00000000" w:rsidRPr="00000000">
                    <w:rPr>
                      <w:rFonts w:ascii="Arial Narrow" w:cs="Arial Narrow" w:eastAsia="Arial Narrow" w:hAnsi="Arial Narrow"/>
                      <w:sz w:val="24"/>
                      <w:szCs w:val="24"/>
                      <w:rtl w:val="0"/>
                    </w:rPr>
                    <w:delText xml:space="preserve"> </w:delText>
                  </w:r>
                </w:del>
              </w:sdtContent>
            </w:sdt>
          </w:ins>
        </w:sdtContent>
      </w:sdt>
      <w:sdt>
        <w:sdtPr>
          <w:tag w:val="goog_rdk_16"/>
        </w:sdtPr>
        <w:sdtContent>
          <w:del w:author="Gaston Jukic" w:id="4" w:date="2022-06-23T14:47:28Z">
            <w:r w:rsidDel="00000000" w:rsidR="00000000" w:rsidRPr="00000000">
              <w:rPr>
                <w:rFonts w:ascii="Arial Narrow" w:cs="Arial Narrow" w:eastAsia="Arial Narrow" w:hAnsi="Arial Narrow"/>
                <w:sz w:val="24"/>
                <w:szCs w:val="24"/>
                <w:rtl w:val="0"/>
              </w:rPr>
              <w:delText xml:space="preserve">according to</w:delText>
            </w:r>
          </w:del>
        </w:sdtContent>
      </w:sdt>
      <w:sdt>
        <w:sdtPr>
          <w:tag w:val="goog_rdk_17"/>
        </w:sdtPr>
        <w:sdtContent>
          <w:ins w:author="Gaston Jukic" w:id="7" w:date="2022-06-23T14:45:40Z">
            <w:sdt>
              <w:sdtPr>
                <w:tag w:val="goog_rdk_18"/>
              </w:sdtPr>
              <w:sdtContent>
                <w:del w:author="Gaston Jukic" w:id="4" w:date="2022-06-23T14:47:28Z">
                  <w:r w:rsidDel="00000000" w:rsidR="00000000" w:rsidRPr="00000000">
                    <w:rPr>
                      <w:rFonts w:ascii="Arial Narrow" w:cs="Arial Narrow" w:eastAsia="Arial Narrow" w:hAnsi="Arial Narrow"/>
                      <w:sz w:val="24"/>
                      <w:szCs w:val="24"/>
                      <w:rtl w:val="0"/>
                    </w:rPr>
                    <w:delText xml:space="preserve"> the type of services rendered</w:delText>
                  </w:r>
                </w:del>
              </w:sdtContent>
            </w:sdt>
          </w:ins>
        </w:sdtContent>
      </w:sdt>
      <w:sdt>
        <w:sdtPr>
          <w:tag w:val="goog_rdk_19"/>
        </w:sdtPr>
        <w:sdtContent>
          <w:del w:author="Gaston Jukic" w:id="7" w:date="2022-06-23T14:45:40Z">
            <w:r w:rsidDel="00000000" w:rsidR="00000000" w:rsidRPr="00000000">
              <w:rPr>
                <w:rFonts w:ascii="Arial Narrow" w:cs="Arial Narrow" w:eastAsia="Arial Narrow" w:hAnsi="Arial Narrow"/>
                <w:sz w:val="24"/>
                <w:szCs w:val="24"/>
                <w:rtl w:val="0"/>
              </w:rPr>
              <w:delText xml:space="preserve"> </w:delText>
            </w:r>
          </w:del>
        </w:sdtContent>
      </w:sdt>
      <w:sdt>
        <w:sdtPr>
          <w:tag w:val="goog_rdk_20"/>
        </w:sdtPr>
        <w:sdtContent>
          <w:ins w:author="Gaston Jukic" w:id="7" w:date="2022-06-23T14:45:40Z">
            <w:r w:rsidDel="00000000" w:rsidR="00000000" w:rsidRPr="00000000">
              <w:rPr>
                <w:rFonts w:ascii="Arial Narrow" w:cs="Arial Narrow" w:eastAsia="Arial Narrow" w:hAnsi="Arial Narrow"/>
                <w:sz w:val="24"/>
                <w:szCs w:val="24"/>
                <w:rtl w:val="0"/>
              </w:rPr>
              <w:t xml:space="preserve">The aforementioned fees will be paid by the Company according to </w:t>
            </w:r>
          </w:ins>
        </w:sdtContent>
      </w:sdt>
      <w:r w:rsidDel="00000000" w:rsidR="00000000" w:rsidRPr="00000000">
        <w:rPr>
          <w:rFonts w:ascii="Arial Narrow" w:cs="Arial Narrow" w:eastAsia="Arial Narrow" w:hAnsi="Arial Narrow"/>
          <w:sz w:val="24"/>
          <w:szCs w:val="24"/>
          <w:rtl w:val="0"/>
        </w:rPr>
        <w:t xml:space="preserve">the following payment terms</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11">
      <w:pPr>
        <w:spacing w:after="0" w:before="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2.3. </w:t>
      </w:r>
      <w:r w:rsidDel="00000000" w:rsidR="00000000" w:rsidRPr="00000000">
        <w:rPr>
          <w:rFonts w:ascii="Arial Narrow" w:cs="Arial Narrow" w:eastAsia="Arial Narrow" w:hAnsi="Arial Narrow"/>
          <w:color w:val="000000"/>
          <w:sz w:val="24"/>
          <w:szCs w:val="24"/>
          <w:rtl w:val="0"/>
        </w:rPr>
        <w:t xml:space="preserve">The </w:t>
      </w:r>
      <w:r w:rsidDel="00000000" w:rsidR="00000000" w:rsidRPr="00000000">
        <w:rPr>
          <w:rFonts w:ascii="Arial Narrow" w:cs="Arial Narrow" w:eastAsia="Arial Narrow" w:hAnsi="Arial Narrow"/>
          <w:sz w:val="24"/>
          <w:szCs w:val="24"/>
          <w:rtl w:val="0"/>
        </w:rPr>
        <w:t xml:space="preserve">Fees </w:t>
      </w:r>
      <w:r w:rsidDel="00000000" w:rsidR="00000000" w:rsidRPr="00000000">
        <w:rPr>
          <w:rFonts w:ascii="Arial Narrow" w:cs="Arial Narrow" w:eastAsia="Arial Narrow" w:hAnsi="Arial Narrow"/>
          <w:sz w:val="24"/>
          <w:szCs w:val="24"/>
          <w:rtl w:val="0"/>
        </w:rPr>
        <w:t xml:space="preserve">may</w:t>
      </w:r>
      <w:r w:rsidDel="00000000" w:rsidR="00000000" w:rsidRPr="00000000">
        <w:rPr>
          <w:rFonts w:ascii="Arial Narrow" w:cs="Arial Narrow" w:eastAsia="Arial Narrow" w:hAnsi="Arial Narrow"/>
          <w:color w:val="000000"/>
          <w:sz w:val="24"/>
          <w:szCs w:val="24"/>
          <w:rtl w:val="0"/>
        </w:rPr>
        <w:t xml:space="preserve"> be payable</w:t>
      </w:r>
      <w:r w:rsidDel="00000000" w:rsidR="00000000" w:rsidRPr="00000000">
        <w:rPr>
          <w:rFonts w:ascii="Arial Narrow" w:cs="Arial Narrow" w:eastAsia="Arial Narrow" w:hAnsi="Arial Narrow"/>
          <w:sz w:val="24"/>
          <w:szCs w:val="24"/>
          <w:rtl w:val="0"/>
        </w:rPr>
        <w:t xml:space="preserve">, at the </w:t>
      </w:r>
      <w:sdt>
        <w:sdtPr>
          <w:tag w:val="goog_rdk_21"/>
        </w:sdtPr>
        <w:sdtContent>
          <w:ins w:author="Gaston Jukic" w:id="8" w:date="2022-06-23T14:23:41Z">
            <w:r w:rsidDel="00000000" w:rsidR="00000000" w:rsidRPr="00000000">
              <w:rPr>
                <w:rFonts w:ascii="Arial Narrow" w:cs="Arial Narrow" w:eastAsia="Arial Narrow" w:hAnsi="Arial Narrow"/>
                <w:sz w:val="24"/>
                <w:szCs w:val="24"/>
                <w:rtl w:val="0"/>
              </w:rPr>
              <w:t xml:space="preserve">Company’s exclusive </w:t>
            </w:r>
          </w:ins>
        </w:sdtContent>
      </w:sdt>
      <w:sdt>
        <w:sdtPr>
          <w:tag w:val="goog_rdk_22"/>
        </w:sdtPr>
        <w:sdtContent>
          <w:del w:author="Gaston Jukic" w:id="8" w:date="2022-06-23T14:23:41Z">
            <w:r w:rsidDel="00000000" w:rsidR="00000000" w:rsidRPr="00000000">
              <w:rPr>
                <w:rFonts w:ascii="Arial Narrow" w:cs="Arial Narrow" w:eastAsia="Arial Narrow" w:hAnsi="Arial Narrow"/>
                <w:sz w:val="24"/>
                <w:szCs w:val="24"/>
                <w:rtl w:val="0"/>
              </w:rPr>
              <w:delText xml:space="preserve">Consultant’s </w:delText>
            </w:r>
          </w:del>
        </w:sdtContent>
      </w:sdt>
      <w:r w:rsidDel="00000000" w:rsidR="00000000" w:rsidRPr="00000000">
        <w:rPr>
          <w:rFonts w:ascii="Arial Narrow" w:cs="Arial Narrow" w:eastAsia="Arial Narrow" w:hAnsi="Arial Narrow"/>
          <w:sz w:val="24"/>
          <w:szCs w:val="24"/>
          <w:rtl w:val="0"/>
        </w:rPr>
        <w:t xml:space="preserve">choice: (i) By bank transfer to the </w:t>
      </w:r>
      <w:sdt>
        <w:sdtPr>
          <w:tag w:val="goog_rdk_23"/>
        </w:sdtPr>
        <w:sdtContent>
          <w:ins w:author="Gaston Jukic" w:id="9" w:date="2022-06-23T14:30:18Z">
            <w:r w:rsidDel="00000000" w:rsidR="00000000" w:rsidRPr="00000000">
              <w:rPr>
                <w:rFonts w:ascii="Arial Narrow" w:cs="Arial Narrow" w:eastAsia="Arial Narrow" w:hAnsi="Arial Narrow"/>
                <w:sz w:val="24"/>
                <w:szCs w:val="24"/>
                <w:rtl w:val="0"/>
              </w:rPr>
              <w:t xml:space="preserve">Consultant’s bank </w:t>
            </w:r>
          </w:ins>
        </w:sdtContent>
      </w:sdt>
      <w:r w:rsidDel="00000000" w:rsidR="00000000" w:rsidRPr="00000000">
        <w:rPr>
          <w:rFonts w:ascii="Arial Narrow" w:cs="Arial Narrow" w:eastAsia="Arial Narrow" w:hAnsi="Arial Narrow"/>
          <w:sz w:val="24"/>
          <w:szCs w:val="24"/>
          <w:rtl w:val="0"/>
        </w:rPr>
        <w:t xml:space="preserve">account</w:t>
      </w:r>
      <w:sdt>
        <w:sdtPr>
          <w:tag w:val="goog_rdk_24"/>
        </w:sdtPr>
        <w:sdtContent>
          <w:ins w:author="Gaston Jukic" w:id="10" w:date="2022-06-23T14:30:53Z">
            <w:r w:rsidDel="00000000" w:rsidR="00000000" w:rsidRPr="00000000">
              <w:rPr>
                <w:rFonts w:ascii="Arial Narrow" w:cs="Arial Narrow" w:eastAsia="Arial Narrow" w:hAnsi="Arial Narrow"/>
                <w:sz w:val="24"/>
                <w:szCs w:val="24"/>
                <w:rtl w:val="0"/>
              </w:rPr>
              <w:t xml:space="preserve"> whose details will be provided via email to the address established in the Primary Contacts clause</w:t>
            </w:r>
          </w:ins>
        </w:sdtContent>
      </w:sdt>
      <w:sdt>
        <w:sdtPr>
          <w:tag w:val="goog_rdk_25"/>
        </w:sdtPr>
        <w:sdtContent>
          <w:del w:author="Gaston Jukic" w:id="10" w:date="2022-06-23T14:30:53Z">
            <w:r w:rsidDel="00000000" w:rsidR="00000000" w:rsidRPr="00000000">
              <w:rPr>
                <w:rFonts w:ascii="Arial Narrow" w:cs="Arial Narrow" w:eastAsia="Arial Narrow" w:hAnsi="Arial Narrow"/>
                <w:sz w:val="24"/>
                <w:szCs w:val="24"/>
                <w:rtl w:val="0"/>
              </w:rPr>
              <w:delText xml:space="preserve"> N° …….</w:delText>
            </w:r>
          </w:del>
        </w:sdtContent>
      </w:sdt>
      <w:r w:rsidDel="00000000" w:rsidR="00000000" w:rsidRPr="00000000">
        <w:rPr>
          <w:rFonts w:ascii="Arial Narrow" w:cs="Arial Narrow" w:eastAsia="Arial Narrow" w:hAnsi="Arial Narrow"/>
          <w:sz w:val="24"/>
          <w:szCs w:val="24"/>
          <w:rtl w:val="0"/>
        </w:rPr>
        <w:t xml:space="preserve">;</w:t>
      </w:r>
      <w:sdt>
        <w:sdtPr>
          <w:tag w:val="goog_rdk_26"/>
        </w:sdtPr>
        <w:sdtContent>
          <w:ins w:author="Gaston Jukic" w:id="11" w:date="2022-06-23T15:06:13Z">
            <w:r w:rsidDel="00000000" w:rsidR="00000000" w:rsidRPr="00000000">
              <w:rPr>
                <w:rFonts w:ascii="Arial Narrow" w:cs="Arial Narrow" w:eastAsia="Arial Narrow" w:hAnsi="Arial Narrow"/>
                <w:sz w:val="24"/>
                <w:szCs w:val="24"/>
                <w:rtl w:val="0"/>
              </w:rPr>
              <w:t xml:space="preserve"> or,</w:t>
            </w:r>
          </w:ins>
        </w:sdtContent>
      </w:sdt>
      <w:r w:rsidDel="00000000" w:rsidR="00000000" w:rsidRPr="00000000">
        <w:rPr>
          <w:rFonts w:ascii="Arial Narrow" w:cs="Arial Narrow" w:eastAsia="Arial Narrow" w:hAnsi="Arial Narrow"/>
          <w:sz w:val="24"/>
          <w:szCs w:val="24"/>
          <w:rtl w:val="0"/>
        </w:rPr>
        <w:t xml:space="preserve"> </w:t>
      </w:r>
      <w:sdt>
        <w:sdtPr>
          <w:tag w:val="goog_rdk_27"/>
        </w:sdtPr>
        <w:sdtContent>
          <w:ins w:author="Gaston Jukic" w:id="12" w:date="2022-06-23T15:07:41Z">
            <w:r w:rsidDel="00000000" w:rsidR="00000000" w:rsidRPr="00000000">
              <w:rPr>
                <w:rFonts w:ascii="Arial Narrow" w:cs="Arial Narrow" w:eastAsia="Arial Narrow" w:hAnsi="Arial Narrow"/>
                <w:sz w:val="24"/>
                <w:szCs w:val="24"/>
                <w:rtl w:val="0"/>
              </w:rPr>
              <w:t xml:space="preserve"> due to the different jurisdictions in which Parties consolidate their special addresses in this Agreement and the complexity that </w:t>
            </w:r>
            <w:r w:rsidDel="00000000" w:rsidR="00000000" w:rsidRPr="00000000">
              <w:rPr>
                <w:rFonts w:ascii="Arial Narrow" w:cs="Arial Narrow" w:eastAsia="Arial Narrow" w:hAnsi="Arial Narrow"/>
                <w:sz w:val="24"/>
                <w:szCs w:val="24"/>
                <w:rtl w:val="0"/>
              </w:rPr>
              <w:t xml:space="preserve">payment</w:t>
            </w:r>
            <w:r w:rsidDel="00000000" w:rsidR="00000000" w:rsidRPr="00000000">
              <w:rPr>
                <w:rFonts w:ascii="Arial Narrow" w:cs="Arial Narrow" w:eastAsia="Arial Narrow" w:hAnsi="Arial Narrow"/>
                <w:sz w:val="24"/>
                <w:szCs w:val="24"/>
                <w:rtl w:val="0"/>
              </w:rPr>
              <w:t xml:space="preserve"> by bank transfer may entail: </w:t>
            </w:r>
          </w:ins>
        </w:sdtContent>
      </w:sdt>
      <w:r w:rsidDel="00000000" w:rsidR="00000000" w:rsidRPr="00000000">
        <w:rPr>
          <w:rFonts w:ascii="Arial Narrow" w:cs="Arial Narrow" w:eastAsia="Arial Narrow" w:hAnsi="Arial Narrow"/>
          <w:sz w:val="24"/>
          <w:szCs w:val="24"/>
          <w:rtl w:val="0"/>
        </w:rPr>
        <w:t xml:space="preserve">(ii) In USDT, via e-Wallet transfer to the </w:t>
      </w:r>
      <w:sdt>
        <w:sdtPr>
          <w:tag w:val="goog_rdk_28"/>
        </w:sdtPr>
        <w:sdtContent>
          <w:ins w:author="Gaston Jukic" w:id="13" w:date="2022-06-23T15:23:03Z">
            <w:r w:rsidDel="00000000" w:rsidR="00000000" w:rsidRPr="00000000">
              <w:rPr>
                <w:rFonts w:ascii="Arial Narrow" w:cs="Arial Narrow" w:eastAsia="Arial Narrow" w:hAnsi="Arial Narrow"/>
                <w:sz w:val="24"/>
                <w:szCs w:val="24"/>
                <w:rtl w:val="0"/>
              </w:rPr>
              <w:t xml:space="preserve">Consultant´s </w:t>
            </w:r>
          </w:ins>
        </w:sdtContent>
      </w:sdt>
      <w:r w:rsidDel="00000000" w:rsidR="00000000" w:rsidRPr="00000000">
        <w:rPr>
          <w:rFonts w:ascii="Arial Narrow" w:cs="Arial Narrow" w:eastAsia="Arial Narrow" w:hAnsi="Arial Narrow"/>
          <w:sz w:val="24"/>
          <w:szCs w:val="24"/>
          <w:rtl w:val="0"/>
        </w:rPr>
        <w:t xml:space="preserve">address: </w:t>
      </w:r>
      <w:r w:rsidDel="00000000" w:rsidR="00000000" w:rsidRPr="00000000">
        <w:rPr>
          <w:rFonts w:ascii="Arial Narrow" w:cs="Arial Narrow" w:eastAsia="Arial Narrow" w:hAnsi="Arial Narrow"/>
          <w:sz w:val="24"/>
          <w:szCs w:val="24"/>
          <w:u w:val="single"/>
          <w:rtl w:val="0"/>
        </w:rPr>
        <w:t xml:space="preserve">THGxi3Ueej7gKPYtrqiPQiB3ma2iypL7sx</w:t>
      </w:r>
      <w:r w:rsidDel="00000000" w:rsidR="00000000" w:rsidRPr="00000000">
        <w:rPr>
          <w:rFonts w:ascii="Arial Narrow" w:cs="Arial Narrow" w:eastAsia="Arial Narrow" w:hAnsi="Arial Narrow"/>
          <w:sz w:val="24"/>
          <w:szCs w:val="24"/>
          <w:rtl w:val="0"/>
        </w:rPr>
        <w:t xml:space="preserv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2">
      <w:pPr>
        <w:spacing w:after="0" w:before="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 </w:t>
      </w:r>
      <w:r w:rsidDel="00000000" w:rsidR="00000000" w:rsidRPr="00000000">
        <w:rPr>
          <w:rFonts w:ascii="Arial Narrow" w:cs="Arial Narrow" w:eastAsia="Arial Narrow" w:hAnsi="Arial Narrow"/>
          <w:sz w:val="24"/>
          <w:szCs w:val="24"/>
          <w:rtl w:val="0"/>
        </w:rPr>
        <w:t xml:space="preserve">For the purpose of evidencing the Company's compliance with the payment, it shall be sufficient to provide a certificate of transfer. Consequently, it shall not be necessary for the Consultant to provide a receipt of payment in order to consider the obligation fulfilled.</w:t>
      </w:r>
    </w:p>
    <w:p w:rsidR="00000000" w:rsidDel="00000000" w:rsidP="00000000" w:rsidRDefault="00000000" w:rsidRPr="00000000" w14:paraId="00000013">
      <w:pPr>
        <w:spacing w:after="0" w:before="80" w:line="240" w:lineRule="auto"/>
        <w:jc w:val="both"/>
        <w:rPr>
          <w:rFonts w:ascii="Arial Narrow" w:cs="Arial Narrow" w:eastAsia="Arial Narrow" w:hAnsi="Arial Narrow"/>
          <w:color w:val="000000"/>
          <w:sz w:val="24"/>
          <w:szCs w:val="24"/>
        </w:rPr>
      </w:pPr>
      <w:bookmarkStart w:colFirst="0" w:colLast="0" w:name="_heading=h.gjdgxs" w:id="0"/>
      <w:bookmarkEnd w:id="0"/>
      <w:r w:rsidDel="00000000" w:rsidR="00000000" w:rsidRPr="00000000">
        <w:rPr>
          <w:rFonts w:ascii="Arial Narrow" w:cs="Arial Narrow" w:eastAsia="Arial Narrow" w:hAnsi="Arial Narrow"/>
          <w:color w:val="000000"/>
          <w:sz w:val="24"/>
          <w:szCs w:val="24"/>
          <w:rtl w:val="0"/>
        </w:rPr>
        <w:t xml:space="preserve">III. </w:t>
      </w:r>
      <w:r w:rsidDel="00000000" w:rsidR="00000000" w:rsidRPr="00000000">
        <w:rPr>
          <w:rFonts w:ascii="Arial Narrow" w:cs="Arial Narrow" w:eastAsia="Arial Narrow" w:hAnsi="Arial Narrow"/>
          <w:color w:val="000000"/>
          <w:sz w:val="24"/>
          <w:szCs w:val="24"/>
          <w:u w:val="single"/>
          <w:rtl w:val="0"/>
        </w:rPr>
        <w:t xml:space="preserve">ASSIGNMENT</w:t>
      </w:r>
      <w:r w:rsidDel="00000000" w:rsidR="00000000" w:rsidRPr="00000000">
        <w:rPr>
          <w:rFonts w:ascii="Arial Narrow" w:cs="Arial Narrow" w:eastAsia="Arial Narrow" w:hAnsi="Arial Narrow"/>
          <w:color w:val="000000"/>
          <w:sz w:val="24"/>
          <w:szCs w:val="24"/>
          <w:rtl w:val="0"/>
        </w:rPr>
        <w:t xml:space="preserve">. </w:t>
      </w:r>
    </w:p>
    <w:p w:rsidR="00000000" w:rsidDel="00000000" w:rsidP="00000000" w:rsidRDefault="00000000" w:rsidRPr="00000000" w14:paraId="00000014">
      <w:pPr>
        <w:spacing w:after="0" w:before="80" w:line="240" w:lineRule="auto"/>
        <w:jc w:val="both"/>
        <w:rPr>
          <w:rFonts w:ascii="Arial Narrow" w:cs="Arial Narrow" w:eastAsia="Arial Narrow" w:hAnsi="Arial Narrow"/>
          <w:color w:val="000000"/>
          <w:sz w:val="24"/>
          <w:szCs w:val="24"/>
        </w:rPr>
      </w:pPr>
      <w:bookmarkStart w:colFirst="0" w:colLast="0" w:name="_heading=h.90o33zaiy09k" w:id="1"/>
      <w:bookmarkEnd w:id="1"/>
      <w:r w:rsidDel="00000000" w:rsidR="00000000" w:rsidRPr="00000000">
        <w:rPr>
          <w:rFonts w:ascii="Arial Narrow" w:cs="Arial Narrow" w:eastAsia="Arial Narrow" w:hAnsi="Arial Narrow"/>
          <w:color w:val="000000"/>
          <w:sz w:val="24"/>
          <w:szCs w:val="24"/>
          <w:rtl w:val="0"/>
        </w:rPr>
        <w:t xml:space="preserve">3.1. Neither this Agreement nor any right hereunder or interest herein may be assigned or transferred by the Consultant without the prior written consent of the Company. </w:t>
      </w:r>
    </w:p>
    <w:p w:rsidR="00000000" w:rsidDel="00000000" w:rsidP="00000000" w:rsidRDefault="00000000" w:rsidRPr="00000000" w14:paraId="00000015">
      <w:pPr>
        <w:spacing w:after="0" w:before="80" w:line="240" w:lineRule="auto"/>
        <w:jc w:val="both"/>
        <w:rPr>
          <w:rFonts w:ascii="Arial Narrow" w:cs="Arial Narrow" w:eastAsia="Arial Narrow" w:hAnsi="Arial Narrow"/>
          <w:sz w:val="24"/>
          <w:szCs w:val="24"/>
        </w:rPr>
      </w:pPr>
      <w:bookmarkStart w:colFirst="0" w:colLast="0" w:name="_heading=h.90o33zaiy09k" w:id="1"/>
      <w:bookmarkEnd w:id="1"/>
      <w:r w:rsidDel="00000000" w:rsidR="00000000" w:rsidRPr="00000000">
        <w:rPr>
          <w:rFonts w:ascii="Arial Narrow" w:cs="Arial Narrow" w:eastAsia="Arial Narrow" w:hAnsi="Arial Narrow"/>
          <w:color w:val="000000"/>
          <w:sz w:val="24"/>
          <w:szCs w:val="24"/>
          <w:rtl w:val="0"/>
        </w:rPr>
        <w:t xml:space="preserve">3.2. The Company may transfer its rights herein freely and the Company </w:t>
      </w:r>
      <w:sdt>
        <w:sdtPr>
          <w:tag w:val="goog_rdk_29"/>
        </w:sdtPr>
        <w:sdtContent>
          <w:commentRangeStart w:id="2"/>
        </w:sdtContent>
      </w:sdt>
      <w:sdt>
        <w:sdtPr>
          <w:tag w:val="goog_rdk_30"/>
        </w:sdtPr>
        <w:sdtContent>
          <w:commentRangeStart w:id="3"/>
        </w:sdtContent>
      </w:sdt>
      <w:r w:rsidDel="00000000" w:rsidR="00000000" w:rsidRPr="00000000">
        <w:rPr>
          <w:rFonts w:ascii="Arial Narrow" w:cs="Arial Narrow" w:eastAsia="Arial Narrow" w:hAnsi="Arial Narrow"/>
          <w:color w:val="000000"/>
          <w:sz w:val="24"/>
          <w:szCs w:val="24"/>
          <w:rtl w:val="0"/>
        </w:rPr>
        <w:t xml:space="preserve">will be directly responsible for the third parties.</w:t>
      </w:r>
      <w:commentRangeEnd w:id="2"/>
      <w:r w:rsidDel="00000000" w:rsidR="00000000" w:rsidRPr="00000000">
        <w:commentReference w:id="2"/>
      </w:r>
      <w:commentRangeEnd w:id="3"/>
      <w:r w:rsidDel="00000000" w:rsidR="00000000" w:rsidRPr="00000000">
        <w:commentReference w:id="3"/>
      </w:r>
      <w:r w:rsidDel="00000000" w:rsidR="00000000" w:rsidRPr="00000000">
        <w:rPr>
          <w:rFonts w:ascii="Arial Narrow" w:cs="Arial Narrow" w:eastAsia="Arial Narrow" w:hAnsi="Arial Narrow"/>
          <w:color w:val="000000"/>
          <w:sz w:val="24"/>
          <w:szCs w:val="24"/>
          <w:rtl w:val="0"/>
        </w:rPr>
        <w:t xml:space="preserve"> In this case, the Consultant undertakes to provide the service with the same diligence as if it were provided to the Company, and the Company undertakes to hold the Consultant harmless for any claim or action.</w:t>
      </w:r>
      <w:r w:rsidDel="00000000" w:rsidR="00000000" w:rsidRPr="00000000">
        <w:rPr>
          <w:rtl w:val="0"/>
        </w:rPr>
      </w:r>
    </w:p>
    <w:p w:rsidR="00000000" w:rsidDel="00000000" w:rsidP="00000000" w:rsidRDefault="00000000" w:rsidRPr="00000000" w14:paraId="00000016">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IV. </w:t>
      </w:r>
      <w:r w:rsidDel="00000000" w:rsidR="00000000" w:rsidRPr="00000000">
        <w:rPr>
          <w:rFonts w:ascii="Arial Narrow" w:cs="Arial Narrow" w:eastAsia="Arial Narrow" w:hAnsi="Arial Narrow"/>
          <w:color w:val="000000"/>
          <w:sz w:val="24"/>
          <w:szCs w:val="24"/>
          <w:u w:val="single"/>
          <w:rtl w:val="0"/>
        </w:rPr>
        <w:t xml:space="preserve">CONFIDENTIALITY</w:t>
      </w:r>
      <w:r w:rsidDel="00000000" w:rsidR="00000000" w:rsidRPr="00000000">
        <w:rPr>
          <w:rFonts w:ascii="Arial Narrow" w:cs="Arial Narrow" w:eastAsia="Arial Narrow" w:hAnsi="Arial Narrow"/>
          <w:color w:val="000000"/>
          <w:sz w:val="24"/>
          <w:szCs w:val="24"/>
          <w:rtl w:val="0"/>
        </w:rPr>
        <w:t xml:space="preserve">. </w:t>
      </w:r>
    </w:p>
    <w:p w:rsidR="00000000" w:rsidDel="00000000" w:rsidP="00000000" w:rsidRDefault="00000000" w:rsidRPr="00000000" w14:paraId="00000017">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4.1. The Company agrees to preserve as confidential and hold securely for the benefit of the Consultant all Confidential Information learned in connection with or related to the Company’s business or The </w:t>
      </w:r>
      <w:r w:rsidDel="00000000" w:rsidR="00000000" w:rsidRPr="00000000">
        <w:rPr>
          <w:rFonts w:ascii="Arial Narrow" w:cs="Arial Narrow" w:eastAsia="Arial Narrow" w:hAnsi="Arial Narrow"/>
          <w:sz w:val="24"/>
          <w:szCs w:val="24"/>
          <w:rtl w:val="0"/>
        </w:rPr>
        <w:t xml:space="preserve">Company's engagement</w:t>
      </w:r>
      <w:r w:rsidDel="00000000" w:rsidR="00000000" w:rsidRPr="00000000">
        <w:rPr>
          <w:rFonts w:ascii="Arial Narrow" w:cs="Arial Narrow" w:eastAsia="Arial Narrow" w:hAnsi="Arial Narrow"/>
          <w:color w:val="000000"/>
          <w:sz w:val="24"/>
          <w:szCs w:val="24"/>
          <w:rtl w:val="0"/>
        </w:rPr>
        <w:t xml:space="preserve"> or prior engagement. The Company will not directly or indirectly use or disclose, or in any way allow to be disclosed, Confidential Information other than as the Company directs or for its benefit during The Company’s engagement and for ten years (10 years) thereafter, regardless of why The Company’s engagement ended. </w:t>
      </w:r>
    </w:p>
    <w:p w:rsidR="00000000" w:rsidDel="00000000" w:rsidP="00000000" w:rsidRDefault="00000000" w:rsidRPr="00000000" w14:paraId="00000018">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4.2. “Confidential Information” means any information, technical data, trade secrets or know-how, including, but not limited to, research, product plans, products services, customers, customer lists, reports, markets, software, developments, inventions, processes, formulas, methods, technology, deigns, drawings, engineering, marketing, finances or other business information disclosed by the Company to Consultant either directly or indirectly in writing or orally. Confidential Information does not include information which is known </w:t>
      </w:r>
      <w:r w:rsidDel="00000000" w:rsidR="00000000" w:rsidRPr="00000000">
        <w:rPr>
          <w:rFonts w:ascii="Arial Narrow" w:cs="Arial Narrow" w:eastAsia="Arial Narrow" w:hAnsi="Arial Narrow"/>
          <w:sz w:val="24"/>
          <w:szCs w:val="24"/>
          <w:rtl w:val="0"/>
        </w:rPr>
        <w:t xml:space="preserve">to the Consultant</w:t>
      </w:r>
      <w:r w:rsidDel="00000000" w:rsidR="00000000" w:rsidRPr="00000000">
        <w:rPr>
          <w:rFonts w:ascii="Arial Narrow" w:cs="Arial Narrow" w:eastAsia="Arial Narrow" w:hAnsi="Arial Narrow"/>
          <w:color w:val="000000"/>
          <w:sz w:val="24"/>
          <w:szCs w:val="24"/>
          <w:rtl w:val="0"/>
        </w:rPr>
        <w:t xml:space="preserve"> at the time of disclosure as evidence by written records, has become publicly known and made generally available through no wrongful act </w:t>
      </w:r>
      <w:r w:rsidDel="00000000" w:rsidR="00000000" w:rsidRPr="00000000">
        <w:rPr>
          <w:rFonts w:ascii="Arial Narrow" w:cs="Arial Narrow" w:eastAsia="Arial Narrow" w:hAnsi="Arial Narrow"/>
          <w:sz w:val="24"/>
          <w:szCs w:val="24"/>
          <w:rtl w:val="0"/>
        </w:rPr>
        <w:t xml:space="preserve">of the Consultant</w:t>
      </w:r>
      <w:r w:rsidDel="00000000" w:rsidR="00000000" w:rsidRPr="00000000">
        <w:rPr>
          <w:rFonts w:ascii="Arial Narrow" w:cs="Arial Narrow" w:eastAsia="Arial Narrow" w:hAnsi="Arial Narrow"/>
          <w:color w:val="000000"/>
          <w:sz w:val="24"/>
          <w:szCs w:val="24"/>
          <w:rtl w:val="0"/>
        </w:rPr>
        <w:t xml:space="preserve">, or has been rightfully received from a third party who is authorized to make such disclosure. </w:t>
      </w:r>
    </w:p>
    <w:p w:rsidR="00000000" w:rsidDel="00000000" w:rsidP="00000000" w:rsidRDefault="00000000" w:rsidRPr="00000000" w14:paraId="00000019">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4.3. It is understood that said Confidential Information shall remain the sole property of the Consultant. Consultant further agrees to take all reasonable precautions to prevent any unauthorized disclosure of such Confidential Information including reasonable anti-hacking precautions including, without limitation, the use of firewalls, disk, encryption, password protection and the like Consultant agrees that any of its officers, directors, employees, agents and contractors who shall perform any services for Company hereunder </w:t>
      </w:r>
      <w:r w:rsidDel="00000000" w:rsidR="00000000" w:rsidRPr="00000000">
        <w:rPr>
          <w:rFonts w:ascii="Arial Narrow" w:cs="Arial Narrow" w:eastAsia="Arial Narrow" w:hAnsi="Arial Narrow"/>
          <w:sz w:val="24"/>
          <w:szCs w:val="24"/>
          <w:rtl w:val="0"/>
        </w:rPr>
        <w:t xml:space="preserve">are</w:t>
      </w:r>
      <w:r w:rsidDel="00000000" w:rsidR="00000000" w:rsidRPr="00000000">
        <w:rPr>
          <w:rFonts w:ascii="Arial Narrow" w:cs="Arial Narrow" w:eastAsia="Arial Narrow" w:hAnsi="Arial Narrow"/>
          <w:color w:val="000000"/>
          <w:sz w:val="24"/>
          <w:szCs w:val="24"/>
          <w:rtl w:val="0"/>
        </w:rPr>
        <w:t xml:space="preserve">, as a condition of rendering such services, </w:t>
      </w:r>
      <w:r w:rsidDel="00000000" w:rsidR="00000000" w:rsidRPr="00000000">
        <w:rPr>
          <w:rFonts w:ascii="Arial Narrow" w:cs="Arial Narrow" w:eastAsia="Arial Narrow" w:hAnsi="Arial Narrow"/>
          <w:sz w:val="24"/>
          <w:szCs w:val="24"/>
          <w:rtl w:val="0"/>
        </w:rPr>
        <w:t xml:space="preserve">bounded to the confidentiality clause set forth in this Agreement.</w:t>
      </w:r>
      <w:r w:rsidDel="00000000" w:rsidR="00000000" w:rsidRPr="00000000">
        <w:rPr>
          <w:rtl w:val="0"/>
        </w:rPr>
      </w:r>
    </w:p>
    <w:p w:rsidR="00000000" w:rsidDel="00000000" w:rsidP="00000000" w:rsidRDefault="00000000" w:rsidRPr="00000000" w14:paraId="0000001A">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4.4. Consultant agrees that Consultant will not, during the term of this Agreement, improperly use or disclose any proprietary information or trade secrets of any former or current employer, engager or other person or entity with which Consultant has an agreement or duty to keep in confidence information acquired by Consultant in confidence, if any, and that Consultant will not bring onto the premises of the Company or the premises where the Consultant actually performs the Services any unpublished document or proprietary information belonging to such employer, engager, person or entity unless consented to in writing by such employer, person or entity. </w:t>
      </w:r>
    </w:p>
    <w:p w:rsidR="00000000" w:rsidDel="00000000" w:rsidP="00000000" w:rsidRDefault="00000000" w:rsidRPr="00000000" w14:paraId="0000001B">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4.</w:t>
      </w:r>
      <w:r w:rsidDel="00000000" w:rsidR="00000000" w:rsidRPr="00000000">
        <w:rPr>
          <w:rFonts w:ascii="Arial Narrow" w:cs="Arial Narrow" w:eastAsia="Arial Narrow" w:hAnsi="Arial Narrow"/>
          <w:sz w:val="24"/>
          <w:szCs w:val="24"/>
          <w:rtl w:val="0"/>
        </w:rPr>
        <w:t xml:space="preserve">5</w:t>
      </w:r>
      <w:r w:rsidDel="00000000" w:rsidR="00000000" w:rsidRPr="00000000">
        <w:rPr>
          <w:rFonts w:ascii="Arial Narrow" w:cs="Arial Narrow" w:eastAsia="Arial Narrow" w:hAnsi="Arial Narrow"/>
          <w:color w:val="000000"/>
          <w:sz w:val="24"/>
          <w:szCs w:val="24"/>
          <w:rtl w:val="0"/>
        </w:rPr>
        <w:t xml:space="preserve">. C</w:t>
      </w:r>
      <w:r w:rsidDel="00000000" w:rsidR="00000000" w:rsidRPr="00000000">
        <w:rPr>
          <w:rFonts w:ascii="Arial Narrow" w:cs="Arial Narrow" w:eastAsia="Arial Narrow" w:hAnsi="Arial Narrow"/>
          <w:color w:val="000000"/>
          <w:sz w:val="24"/>
          <w:szCs w:val="24"/>
          <w:rtl w:val="0"/>
        </w:rPr>
        <w:t xml:space="preserve">onsultant recognizes that </w:t>
      </w:r>
      <w:r w:rsidDel="00000000" w:rsidR="00000000" w:rsidRPr="00000000">
        <w:rPr>
          <w:rFonts w:ascii="Arial Narrow" w:cs="Arial Narrow" w:eastAsia="Arial Narrow" w:hAnsi="Arial Narrow"/>
          <w:sz w:val="24"/>
          <w:szCs w:val="24"/>
          <w:rtl w:val="0"/>
        </w:rPr>
        <w:t xml:space="preserve">Consultant </w:t>
      </w:r>
      <w:r w:rsidDel="00000000" w:rsidR="00000000" w:rsidRPr="00000000">
        <w:rPr>
          <w:rFonts w:ascii="Arial Narrow" w:cs="Arial Narrow" w:eastAsia="Arial Narrow" w:hAnsi="Arial Narrow"/>
          <w:color w:val="000000"/>
          <w:sz w:val="24"/>
          <w:szCs w:val="24"/>
          <w:rtl w:val="0"/>
        </w:rPr>
        <w:t xml:space="preserve">has received and in the future will receive from third parties their confidential or proprietary information subject to a duty on the </w:t>
      </w:r>
      <w:r w:rsidDel="00000000" w:rsidR="00000000" w:rsidRPr="00000000">
        <w:rPr>
          <w:rFonts w:ascii="Arial Narrow" w:cs="Arial Narrow" w:eastAsia="Arial Narrow" w:hAnsi="Arial Narrow"/>
          <w:sz w:val="24"/>
          <w:szCs w:val="24"/>
          <w:rtl w:val="0"/>
        </w:rPr>
        <w:t xml:space="preserve">Consultant’s </w:t>
      </w:r>
      <w:r w:rsidDel="00000000" w:rsidR="00000000" w:rsidRPr="00000000">
        <w:rPr>
          <w:rFonts w:ascii="Arial Narrow" w:cs="Arial Narrow" w:eastAsia="Arial Narrow" w:hAnsi="Arial Narrow"/>
          <w:color w:val="000000"/>
          <w:sz w:val="24"/>
          <w:szCs w:val="24"/>
          <w:rtl w:val="0"/>
        </w:rPr>
        <w:t xml:space="preserve">part to maintain the confidentiality of such information and to use it only for certain limited purposes. Consultant agrees that Consultant owes the Company and such third parties, during the term of this Agreement and at all times thereafter, a duty to hold all such confidential or proprietary information in the strictest confidence and not to disclose it to any person, firm or corporation or to use it except as necessary carrying out the Services for the Company consistent with the Company's agreement with such third party. </w:t>
      </w:r>
      <w:r w:rsidDel="00000000" w:rsidR="00000000" w:rsidRPr="00000000">
        <w:rPr>
          <w:rtl w:val="0"/>
        </w:rPr>
      </w:r>
    </w:p>
    <w:p w:rsidR="00000000" w:rsidDel="00000000" w:rsidP="00000000" w:rsidRDefault="00000000" w:rsidRPr="00000000" w14:paraId="0000001C">
      <w:pPr>
        <w:spacing w:after="0" w:before="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4.</w:t>
      </w:r>
      <w:r w:rsidDel="00000000" w:rsidR="00000000" w:rsidRPr="00000000">
        <w:rPr>
          <w:rFonts w:ascii="Arial Narrow" w:cs="Arial Narrow" w:eastAsia="Arial Narrow" w:hAnsi="Arial Narrow"/>
          <w:sz w:val="24"/>
          <w:szCs w:val="24"/>
          <w:rtl w:val="0"/>
        </w:rPr>
        <w:t xml:space="preserve">6</w:t>
      </w:r>
      <w:r w:rsidDel="00000000" w:rsidR="00000000" w:rsidRPr="00000000">
        <w:rPr>
          <w:rFonts w:ascii="Arial Narrow" w:cs="Arial Narrow" w:eastAsia="Arial Narrow" w:hAnsi="Arial Narrow"/>
          <w:color w:val="000000"/>
          <w:sz w:val="24"/>
          <w:szCs w:val="24"/>
          <w:rtl w:val="0"/>
        </w:rPr>
        <w:t xml:space="preserve">. Consultant agrees during the term of this Agreement, or upon Company's earlier request, Consultant will deliver to the Company (or will destroy. At the Company's sole option) all copies in whatever format, whether physical or digital, of the Company's property and all copies of Confidential Information in tangible or intangible form that Consultant may have in Consultant´s possession or control.</w:t>
      </w:r>
      <w:r w:rsidDel="00000000" w:rsidR="00000000" w:rsidRPr="00000000">
        <w:rPr>
          <w:rtl w:val="0"/>
        </w:rPr>
      </w:r>
    </w:p>
    <w:p w:rsidR="00000000" w:rsidDel="00000000" w:rsidP="00000000" w:rsidRDefault="00000000" w:rsidRPr="00000000" w14:paraId="0000001D">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V. </w:t>
      </w:r>
      <w:r w:rsidDel="00000000" w:rsidR="00000000" w:rsidRPr="00000000">
        <w:rPr>
          <w:rFonts w:ascii="Arial Narrow" w:cs="Arial Narrow" w:eastAsia="Arial Narrow" w:hAnsi="Arial Narrow"/>
          <w:color w:val="000000"/>
          <w:sz w:val="24"/>
          <w:szCs w:val="24"/>
          <w:u w:val="single"/>
          <w:rtl w:val="0"/>
        </w:rPr>
        <w:t xml:space="preserve">OWNERSHIP</w:t>
      </w:r>
      <w:r w:rsidDel="00000000" w:rsidR="00000000" w:rsidRPr="00000000">
        <w:rPr>
          <w:rFonts w:ascii="Arial Narrow" w:cs="Arial Narrow" w:eastAsia="Arial Narrow" w:hAnsi="Arial Narrow"/>
          <w:color w:val="000000"/>
          <w:sz w:val="24"/>
          <w:szCs w:val="24"/>
          <w:rtl w:val="0"/>
        </w:rPr>
        <w:t xml:space="preserve"> </w:t>
      </w:r>
    </w:p>
    <w:p w:rsidR="00000000" w:rsidDel="00000000" w:rsidP="00000000" w:rsidRDefault="00000000" w:rsidRPr="00000000" w14:paraId="0000001E">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5.1. The </w:t>
      </w:r>
      <w:r w:rsidDel="00000000" w:rsidR="00000000" w:rsidRPr="00000000">
        <w:rPr>
          <w:rFonts w:ascii="Arial Narrow" w:cs="Arial Narrow" w:eastAsia="Arial Narrow" w:hAnsi="Arial Narrow"/>
          <w:sz w:val="24"/>
          <w:szCs w:val="24"/>
          <w:rtl w:val="0"/>
        </w:rPr>
        <w:t xml:space="preserve">Consultant</w:t>
      </w:r>
      <w:sdt>
        <w:sdtPr>
          <w:tag w:val="goog_rdk_31"/>
        </w:sdtPr>
        <w:sdtContent>
          <w:ins w:author="Gaston Jukic" w:id="14" w:date="2022-06-23T13:48:29Z">
            <w:r w:rsidDel="00000000" w:rsidR="00000000" w:rsidRPr="00000000">
              <w:rPr>
                <w:rFonts w:ascii="Arial Narrow" w:cs="Arial Narrow" w:eastAsia="Arial Narrow" w:hAnsi="Arial Narrow"/>
                <w:sz w:val="24"/>
                <w:szCs w:val="24"/>
                <w:rtl w:val="0"/>
              </w:rPr>
              <w:t xml:space="preserve"> </w:t>
            </w:r>
          </w:ins>
        </w:sdtContent>
      </w:sdt>
      <w:r w:rsidDel="00000000" w:rsidR="00000000" w:rsidRPr="00000000">
        <w:rPr>
          <w:rFonts w:ascii="Arial Narrow" w:cs="Arial Narrow" w:eastAsia="Arial Narrow" w:hAnsi="Arial Narrow"/>
          <w:color w:val="000000"/>
          <w:sz w:val="24"/>
          <w:szCs w:val="24"/>
          <w:rtl w:val="0"/>
        </w:rPr>
        <w:t xml:space="preserve">represents and accepts: </w:t>
      </w:r>
    </w:p>
    <w:p w:rsidR="00000000" w:rsidDel="00000000" w:rsidP="00000000" w:rsidRDefault="00000000" w:rsidRPr="00000000" w14:paraId="0000001F">
      <w:pPr>
        <w:spacing w:after="0" w:before="80" w:line="240" w:lineRule="auto"/>
        <w:ind w:left="425.1968503937008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5.1.1. That </w:t>
      </w:r>
      <w:r w:rsidDel="00000000" w:rsidR="00000000" w:rsidRPr="00000000">
        <w:rPr>
          <w:rFonts w:ascii="Arial Narrow" w:cs="Arial Narrow" w:eastAsia="Arial Narrow" w:hAnsi="Arial Narrow"/>
          <w:sz w:val="24"/>
          <w:szCs w:val="24"/>
          <w:rtl w:val="0"/>
        </w:rPr>
        <w:t xml:space="preserve">Company </w:t>
      </w:r>
      <w:r w:rsidDel="00000000" w:rsidR="00000000" w:rsidRPr="00000000">
        <w:rPr>
          <w:rFonts w:ascii="Arial Narrow" w:cs="Arial Narrow" w:eastAsia="Arial Narrow" w:hAnsi="Arial Narrow"/>
          <w:color w:val="000000"/>
          <w:sz w:val="24"/>
          <w:szCs w:val="24"/>
          <w:rtl w:val="0"/>
        </w:rPr>
        <w:t xml:space="preserve">is the holder of intellectual property rights related to the </w:t>
      </w:r>
      <w:r w:rsidDel="00000000" w:rsidR="00000000" w:rsidRPr="00000000">
        <w:rPr>
          <w:rFonts w:ascii="Arial Narrow" w:cs="Arial Narrow" w:eastAsia="Arial Narrow" w:hAnsi="Arial Narrow"/>
          <w:sz w:val="24"/>
          <w:szCs w:val="24"/>
          <w:rtl w:val="0"/>
        </w:rPr>
        <w:t xml:space="preserve">Company's Software</w:t>
      </w:r>
      <w:r w:rsidDel="00000000" w:rsidR="00000000" w:rsidRPr="00000000">
        <w:rPr>
          <w:rFonts w:ascii="Arial Narrow" w:cs="Arial Narrow" w:eastAsia="Arial Narrow" w:hAnsi="Arial Narrow"/>
          <w:color w:val="000000"/>
          <w:sz w:val="24"/>
          <w:szCs w:val="24"/>
          <w:rtl w:val="0"/>
        </w:rPr>
        <w:t xml:space="preserve">, including all tools, aspects, information and data herein related to the Software. In addition, </w:t>
      </w:r>
      <w:r w:rsidDel="00000000" w:rsidR="00000000" w:rsidRPr="00000000">
        <w:rPr>
          <w:rFonts w:ascii="Arial Narrow" w:cs="Arial Narrow" w:eastAsia="Arial Narrow" w:hAnsi="Arial Narrow"/>
          <w:sz w:val="24"/>
          <w:szCs w:val="24"/>
          <w:rtl w:val="0"/>
        </w:rPr>
        <w:t xml:space="preserve">Company</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color w:val="000000"/>
          <w:sz w:val="24"/>
          <w:szCs w:val="24"/>
          <w:rtl w:val="0"/>
        </w:rPr>
        <w:t xml:space="preserve">is the sole and exclusive owner of the registered trademarks </w:t>
      </w:r>
      <w:r w:rsidDel="00000000" w:rsidR="00000000" w:rsidRPr="00000000">
        <w:rPr>
          <w:rFonts w:ascii="Arial Narrow" w:cs="Arial Narrow" w:eastAsia="Arial Narrow" w:hAnsi="Arial Narrow"/>
          <w:color w:val="ff0000"/>
          <w:sz w:val="24"/>
          <w:szCs w:val="24"/>
          <w:rtl w:val="0"/>
        </w:rPr>
        <w:t xml:space="preserve">Jurojin Poker</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tl w:val="0"/>
        </w:rPr>
      </w:r>
    </w:p>
    <w:sdt>
      <w:sdtPr>
        <w:tag w:val="goog_rdk_34"/>
      </w:sdtPr>
      <w:sdtContent>
        <w:p w:rsidR="00000000" w:rsidDel="00000000" w:rsidP="00000000" w:rsidRDefault="00000000" w:rsidRPr="00000000" w14:paraId="00000020">
          <w:pPr>
            <w:spacing w:after="0" w:before="80" w:line="240" w:lineRule="auto"/>
            <w:ind w:left="425.19685039370086" w:firstLine="0"/>
            <w:jc w:val="both"/>
            <w:rPr>
              <w:ins w:author="Gaston Jukic" w:id="16" w:date="2022-06-23T13:58:46Z"/>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5.1.2. That the execution of this Agreement shall not, in any way, entail the transfer, in whole or in part, of </w:t>
          </w:r>
          <w:r w:rsidDel="00000000" w:rsidR="00000000" w:rsidRPr="00000000">
            <w:rPr>
              <w:rFonts w:ascii="Arial Narrow" w:cs="Arial Narrow" w:eastAsia="Arial Narrow" w:hAnsi="Arial Narrow"/>
              <w:sz w:val="24"/>
              <w:szCs w:val="24"/>
              <w:rtl w:val="0"/>
            </w:rPr>
            <w:t xml:space="preserve">Company</w:t>
          </w:r>
          <w:sdt>
            <w:sdtPr>
              <w:tag w:val="goog_rdk_32"/>
            </w:sdtPr>
            <w:sdtContent>
              <w:ins w:author="Gaston Jukic" w:id="15" w:date="2022-06-23T13:46:08Z">
                <w:r w:rsidDel="00000000" w:rsidR="00000000" w:rsidRPr="00000000">
                  <w:rPr>
                    <w:rFonts w:ascii="Arial Narrow" w:cs="Arial Narrow" w:eastAsia="Arial Narrow" w:hAnsi="Arial Narrow"/>
                    <w:sz w:val="24"/>
                    <w:szCs w:val="24"/>
                    <w:rtl w:val="0"/>
                  </w:rPr>
                  <w:t xml:space="preserve"> </w:t>
                </w:r>
              </w:ins>
            </w:sdtContent>
          </w:sdt>
          <w:r w:rsidDel="00000000" w:rsidR="00000000" w:rsidRPr="00000000">
            <w:rPr>
              <w:rFonts w:ascii="Arial Narrow" w:cs="Arial Narrow" w:eastAsia="Arial Narrow" w:hAnsi="Arial Narrow"/>
              <w:color w:val="000000"/>
              <w:sz w:val="24"/>
              <w:szCs w:val="24"/>
              <w:rtl w:val="0"/>
            </w:rPr>
            <w:t xml:space="preserve">intellectual property over any content to the </w:t>
          </w:r>
          <w:r w:rsidDel="00000000" w:rsidR="00000000" w:rsidRPr="00000000">
            <w:rPr>
              <w:rFonts w:ascii="Arial Narrow" w:cs="Arial Narrow" w:eastAsia="Arial Narrow" w:hAnsi="Arial Narrow"/>
              <w:sz w:val="24"/>
              <w:szCs w:val="24"/>
              <w:rtl w:val="0"/>
            </w:rPr>
            <w:t xml:space="preserve">Consultant</w:t>
          </w:r>
          <w:r w:rsidDel="00000000" w:rsidR="00000000" w:rsidRPr="00000000">
            <w:rPr>
              <w:rFonts w:ascii="Arial Narrow" w:cs="Arial Narrow" w:eastAsia="Arial Narrow" w:hAnsi="Arial Narrow"/>
              <w:color w:val="000000"/>
              <w:sz w:val="24"/>
              <w:szCs w:val="24"/>
              <w:rtl w:val="0"/>
            </w:rPr>
            <w:t xml:space="preserve">, Users or any other party related to the latter that may have taken part in this Agreement, even occasionally. Moreover, it shall not entail the formation of an entity, joint venture or any other form of association that may grant </w:t>
          </w:r>
          <w:r w:rsidDel="00000000" w:rsidR="00000000" w:rsidRPr="00000000">
            <w:rPr>
              <w:rFonts w:ascii="Arial Narrow" w:cs="Arial Narrow" w:eastAsia="Arial Narrow" w:hAnsi="Arial Narrow"/>
              <w:sz w:val="24"/>
              <w:szCs w:val="24"/>
              <w:rtl w:val="0"/>
            </w:rPr>
            <w:t xml:space="preserve">the Consultant</w:t>
          </w:r>
          <w:r w:rsidDel="00000000" w:rsidR="00000000" w:rsidRPr="00000000">
            <w:rPr>
              <w:rFonts w:ascii="Arial Narrow" w:cs="Arial Narrow" w:eastAsia="Arial Narrow" w:hAnsi="Arial Narrow"/>
              <w:color w:val="000000"/>
              <w:sz w:val="24"/>
              <w:szCs w:val="24"/>
              <w:rtl w:val="0"/>
            </w:rPr>
            <w:t xml:space="preserve">any rights to the sole and exclusive intellectual property of the </w:t>
          </w:r>
          <w:r w:rsidDel="00000000" w:rsidR="00000000" w:rsidRPr="00000000">
            <w:rPr>
              <w:rFonts w:ascii="Arial Narrow" w:cs="Arial Narrow" w:eastAsia="Arial Narrow" w:hAnsi="Arial Narrow"/>
              <w:sz w:val="24"/>
              <w:szCs w:val="24"/>
              <w:rtl w:val="0"/>
            </w:rPr>
            <w:t xml:space="preserve">Company</w:t>
          </w:r>
          <w:r w:rsidDel="00000000" w:rsidR="00000000" w:rsidRPr="00000000">
            <w:rPr>
              <w:rFonts w:ascii="Arial Narrow" w:cs="Arial Narrow" w:eastAsia="Arial Narrow" w:hAnsi="Arial Narrow"/>
              <w:color w:val="000000"/>
              <w:sz w:val="24"/>
              <w:szCs w:val="24"/>
              <w:rtl w:val="0"/>
            </w:rPr>
            <w:t xml:space="preserve">.  </w:t>
          </w:r>
          <w:sdt>
            <w:sdtPr>
              <w:tag w:val="goog_rdk_33"/>
            </w:sdtPr>
            <w:sdtContent>
              <w:ins w:author="Gaston Jukic" w:id="16" w:date="2022-06-23T13:58:46Z">
                <w:r w:rsidDel="00000000" w:rsidR="00000000" w:rsidRPr="00000000">
                  <w:rPr>
                    <w:rtl w:val="0"/>
                  </w:rPr>
                </w:r>
              </w:ins>
            </w:sdtContent>
          </w:sdt>
        </w:p>
      </w:sdtContent>
    </w:sdt>
    <w:sdt>
      <w:sdtPr>
        <w:tag w:val="goog_rdk_36"/>
      </w:sdtPr>
      <w:sdtContent>
        <w:p w:rsidR="00000000" w:rsidDel="00000000" w:rsidP="00000000" w:rsidRDefault="00000000" w:rsidRPr="00000000" w14:paraId="00000021">
          <w:pPr>
            <w:spacing w:after="0" w:before="80" w:line="240" w:lineRule="auto"/>
            <w:ind w:left="425.19685039370086" w:firstLine="0"/>
            <w:jc w:val="both"/>
            <w:rPr>
              <w:ins w:author="Gaston Jukic" w:id="16" w:date="2022-06-23T13:58:46Z"/>
              <w:rFonts w:ascii="Arial Narrow" w:cs="Arial Narrow" w:eastAsia="Arial Narrow" w:hAnsi="Arial Narrow"/>
              <w:color w:val="000000"/>
              <w:sz w:val="24"/>
              <w:szCs w:val="24"/>
            </w:rPr>
          </w:pPr>
          <w:sdt>
            <w:sdtPr>
              <w:tag w:val="goog_rdk_35"/>
            </w:sdtPr>
            <w:sdtContent>
              <w:ins w:author="Gaston Jukic" w:id="16" w:date="2022-06-23T13:58:46Z">
                <w:r w:rsidDel="00000000" w:rsidR="00000000" w:rsidRPr="00000000">
                  <w:rPr>
                    <w:rFonts w:ascii="Arial Narrow" w:cs="Arial Narrow" w:eastAsia="Arial Narrow" w:hAnsi="Arial Narrow"/>
                    <w:color w:val="000000"/>
                    <w:sz w:val="24"/>
                    <w:szCs w:val="24"/>
                    <w:rtl w:val="0"/>
                  </w:rPr>
                  <w:t xml:space="preserve">5.1.3. That Consultant shall refrain from performing acts, by itself or through others that may affect in any manner the intellectual property of the Company or that may modify such intellectual property, irrespective of the purposes of said acts. Any modification to the developed Software or to any integrative element thereof shall be directed by Bot Balance itself or by the authorized resellers; except express authorization in a different sense.</w:t>
                </w:r>
              </w:ins>
            </w:sdtContent>
          </w:sdt>
        </w:p>
      </w:sdtContent>
    </w:sdt>
    <w:sdt>
      <w:sdtPr>
        <w:tag w:val="goog_rdk_38"/>
      </w:sdtPr>
      <w:sdtContent>
        <w:p w:rsidR="00000000" w:rsidDel="00000000" w:rsidP="00000000" w:rsidRDefault="00000000" w:rsidRPr="00000000" w14:paraId="00000022">
          <w:pPr>
            <w:spacing w:after="0" w:before="80" w:line="240" w:lineRule="auto"/>
            <w:ind w:left="425.19685039370086" w:firstLine="0"/>
            <w:jc w:val="both"/>
            <w:rPr>
              <w:ins w:author="Gaston Jukic" w:id="16" w:date="2022-06-23T13:58:46Z"/>
              <w:rFonts w:ascii="Arial Narrow" w:cs="Arial Narrow" w:eastAsia="Arial Narrow" w:hAnsi="Arial Narrow"/>
              <w:color w:val="000000"/>
              <w:sz w:val="24"/>
              <w:szCs w:val="24"/>
            </w:rPr>
          </w:pPr>
          <w:sdt>
            <w:sdtPr>
              <w:tag w:val="goog_rdk_37"/>
            </w:sdtPr>
            <w:sdtContent>
              <w:ins w:author="Gaston Jukic" w:id="16" w:date="2022-06-23T13:58:46Z">
                <w:r w:rsidDel="00000000" w:rsidR="00000000" w:rsidRPr="00000000">
                  <w:rPr>
                    <w:rFonts w:ascii="Arial Narrow" w:cs="Arial Narrow" w:eastAsia="Arial Narrow" w:hAnsi="Arial Narrow"/>
                    <w:color w:val="000000"/>
                    <w:sz w:val="24"/>
                    <w:szCs w:val="24"/>
                    <w:rtl w:val="0"/>
                  </w:rPr>
                  <w:t xml:space="preserve">5.1.4. The execution of this agreement shall not be construed as granting to Customer any representation of Company´s rights or prerogative over the intellectual property in question.</w:t>
                </w:r>
              </w:ins>
            </w:sdtContent>
          </w:sdt>
        </w:p>
      </w:sdtContent>
    </w:sdt>
    <w:p w:rsidR="00000000" w:rsidDel="00000000" w:rsidP="00000000" w:rsidRDefault="00000000" w:rsidRPr="00000000" w14:paraId="00000023">
      <w:pPr>
        <w:spacing w:after="0" w:before="80" w:line="240" w:lineRule="auto"/>
        <w:ind w:left="425.19685039370086" w:firstLine="0"/>
        <w:jc w:val="both"/>
        <w:rPr>
          <w:rFonts w:ascii="Arial Narrow" w:cs="Arial Narrow" w:eastAsia="Arial Narrow" w:hAnsi="Arial Narrow"/>
          <w:sz w:val="24"/>
          <w:szCs w:val="24"/>
        </w:rPr>
      </w:pPr>
      <w:sdt>
        <w:sdtPr>
          <w:tag w:val="goog_rdk_39"/>
        </w:sdtPr>
        <w:sdtContent>
          <w:ins w:author="Gaston Jukic" w:id="16" w:date="2022-06-23T13:58:46Z">
            <w:r w:rsidDel="00000000" w:rsidR="00000000" w:rsidRPr="00000000">
              <w:rPr>
                <w:rFonts w:ascii="Arial Narrow" w:cs="Arial Narrow" w:eastAsia="Arial Narrow" w:hAnsi="Arial Narrow"/>
                <w:color w:val="000000"/>
                <w:sz w:val="24"/>
                <w:szCs w:val="24"/>
                <w:rtl w:val="0"/>
              </w:rPr>
              <w:t xml:space="preserve">5.1.5. That it will only use such intellectual property for the purpose hereof. Consultant shall be solely liable for any damages resulting from its use of the intellectual property in a manner not provided for herein.</w:t>
            </w:r>
          </w:ins>
        </w:sdtContent>
      </w:sdt>
      <w:r w:rsidDel="00000000" w:rsidR="00000000" w:rsidRPr="00000000">
        <w:rPr>
          <w:rtl w:val="0"/>
        </w:rPr>
      </w:r>
    </w:p>
    <w:p w:rsidR="00000000" w:rsidDel="00000000" w:rsidP="00000000" w:rsidRDefault="00000000" w:rsidRPr="00000000" w14:paraId="00000024">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VI. </w:t>
      </w:r>
      <w:r w:rsidDel="00000000" w:rsidR="00000000" w:rsidRPr="00000000">
        <w:rPr>
          <w:rFonts w:ascii="Arial Narrow" w:cs="Arial Narrow" w:eastAsia="Arial Narrow" w:hAnsi="Arial Narrow"/>
          <w:color w:val="000000"/>
          <w:sz w:val="24"/>
          <w:szCs w:val="24"/>
          <w:u w:val="single"/>
          <w:rtl w:val="0"/>
        </w:rPr>
        <w:t xml:space="preserve">REPORTS</w:t>
      </w:r>
      <w:r w:rsidDel="00000000" w:rsidR="00000000" w:rsidRPr="00000000">
        <w:rPr>
          <w:rFonts w:ascii="Arial Narrow" w:cs="Arial Narrow" w:eastAsia="Arial Narrow" w:hAnsi="Arial Narrow"/>
          <w:color w:val="000000"/>
          <w:sz w:val="24"/>
          <w:szCs w:val="24"/>
          <w:rtl w:val="0"/>
        </w:rPr>
        <w:t xml:space="preserve">. </w:t>
      </w:r>
    </w:p>
    <w:p w:rsidR="00000000" w:rsidDel="00000000" w:rsidP="00000000" w:rsidRDefault="00000000" w:rsidRPr="00000000" w14:paraId="00000025">
      <w:pPr>
        <w:spacing w:after="0" w:before="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6.1. </w:t>
      </w:r>
      <w:r w:rsidDel="00000000" w:rsidR="00000000" w:rsidRPr="00000000">
        <w:rPr>
          <w:rFonts w:ascii="Arial Narrow" w:cs="Arial Narrow" w:eastAsia="Arial Narrow" w:hAnsi="Arial Narrow"/>
          <w:sz w:val="24"/>
          <w:szCs w:val="24"/>
          <w:rtl w:val="0"/>
        </w:rPr>
        <w:t xml:space="preserve">The Consultant agrees that, during the term of this Agreement or any extension of this Agreement, Consultant shall keep the Company informed of the Consultant's progress in providing the Service set forth in Clause 2.1. and that the Consultant shall, when reasonably requested by the Company, prepare written (including electronic) reports thereon.</w:t>
      </w:r>
    </w:p>
    <w:p w:rsidR="00000000" w:rsidDel="00000000" w:rsidP="00000000" w:rsidRDefault="00000000" w:rsidRPr="00000000" w14:paraId="00000026">
      <w:pPr>
        <w:spacing w:after="0" w:before="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6.2. </w:t>
      </w:r>
      <w:r w:rsidDel="00000000" w:rsidR="00000000" w:rsidRPr="00000000">
        <w:rPr>
          <w:rFonts w:ascii="Arial Narrow" w:cs="Arial Narrow" w:eastAsia="Arial Narrow" w:hAnsi="Arial Narrow"/>
          <w:sz w:val="24"/>
          <w:szCs w:val="24"/>
          <w:u w:val="single"/>
          <w:rtl w:val="0"/>
        </w:rPr>
        <w:t xml:space="preserve">Right to Conduct an Audit</w:t>
      </w:r>
      <w:r w:rsidDel="00000000" w:rsidR="00000000" w:rsidRPr="00000000">
        <w:rPr>
          <w:rFonts w:ascii="Arial Narrow" w:cs="Arial Narrow" w:eastAsia="Arial Narrow" w:hAnsi="Arial Narrow"/>
          <w:sz w:val="24"/>
          <w:szCs w:val="24"/>
          <w:rtl w:val="0"/>
        </w:rPr>
        <w:t xml:space="preserve">. The Company shall be entitled to carry out audits in order to take effective knowledge of the services rendered by the Consultant, and to corroborate that the correct use is being made of all data or documents owned by the Company.</w:t>
      </w:r>
      <w:r w:rsidDel="00000000" w:rsidR="00000000" w:rsidRPr="00000000">
        <w:rPr>
          <w:rtl w:val="0"/>
        </w:rPr>
      </w:r>
    </w:p>
    <w:p w:rsidR="00000000" w:rsidDel="00000000" w:rsidP="00000000" w:rsidRDefault="00000000" w:rsidRPr="00000000" w14:paraId="00000027">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VII. </w:t>
      </w:r>
      <w:r w:rsidDel="00000000" w:rsidR="00000000" w:rsidRPr="00000000">
        <w:rPr>
          <w:rFonts w:ascii="Arial Narrow" w:cs="Arial Narrow" w:eastAsia="Arial Narrow" w:hAnsi="Arial Narrow"/>
          <w:color w:val="000000"/>
          <w:sz w:val="24"/>
          <w:szCs w:val="24"/>
          <w:u w:val="single"/>
          <w:rtl w:val="0"/>
        </w:rPr>
        <w:t xml:space="preserve">CONFLICTING OBLIGATIONS AND NON COMPETE</w:t>
      </w:r>
      <w:r w:rsidDel="00000000" w:rsidR="00000000" w:rsidRPr="00000000">
        <w:rPr>
          <w:rFonts w:ascii="Arial Narrow" w:cs="Arial Narrow" w:eastAsia="Arial Narrow" w:hAnsi="Arial Narrow"/>
          <w:color w:val="000000"/>
          <w:sz w:val="24"/>
          <w:szCs w:val="24"/>
          <w:rtl w:val="0"/>
        </w:rPr>
        <w:t xml:space="preserve">. </w:t>
      </w:r>
    </w:p>
    <w:p w:rsidR="00000000" w:rsidDel="00000000" w:rsidP="00000000" w:rsidRDefault="00000000" w:rsidRPr="00000000" w14:paraId="00000028">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7.1. Consultant certifies that Consultant has no outstanding agreement or obligation that is in conflict with any of the provisions of this Agreement, or that would preclude Consultant from complying with the provisions set forth herein, and further certifies that Consultant will not enter into any such conflicting agreement during the term of this Agreement.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7.2. Consultant represents, accepts and undertakes to refrain from: (i)  Developing, initiating, taking part in or otherwise engaging in any activity, by itself or through others, that is directly or indirectly competitive with the Company (ii) Hiring or associating with any of the current Company’s employees in order to obtain information that contributes to the development an activity that is directly or indirectly competitive with Company’s activity</w:t>
      </w:r>
    </w:p>
    <w:p w:rsidR="00000000" w:rsidDel="00000000" w:rsidP="00000000" w:rsidRDefault="00000000" w:rsidRPr="00000000" w14:paraId="0000002A">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7.</w:t>
      </w:r>
      <w:r w:rsidDel="00000000" w:rsidR="00000000" w:rsidRPr="00000000">
        <w:rPr>
          <w:rFonts w:ascii="Arial Narrow" w:cs="Arial Narrow" w:eastAsia="Arial Narrow" w:hAnsi="Arial Narrow"/>
          <w:sz w:val="24"/>
          <w:szCs w:val="24"/>
          <w:rtl w:val="0"/>
        </w:rPr>
        <w:t xml:space="preserve">3. The Consultant states that the </w:t>
      </w:r>
      <w:r w:rsidDel="00000000" w:rsidR="00000000" w:rsidRPr="00000000">
        <w:rPr>
          <w:rFonts w:ascii="Arial Narrow" w:cs="Arial Narrow" w:eastAsia="Arial Narrow" w:hAnsi="Arial Narrow"/>
          <w:color w:val="000000"/>
          <w:sz w:val="24"/>
          <w:szCs w:val="24"/>
          <w:rtl w:val="0"/>
        </w:rPr>
        <w:t xml:space="preserve">Consultant will not solicit for employment to or be an employee of any client of the Client, during the term of this Agreement</w:t>
      </w: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p w:rsidR="00000000" w:rsidDel="00000000" w:rsidP="00000000" w:rsidRDefault="00000000" w:rsidRPr="00000000" w14:paraId="0000002B">
      <w:pPr>
        <w:spacing w:after="0" w:before="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7.4. The absolute prohibitions indicated in Clause 7.2. and 7.3. shall be effective during the term of this Agreement and up to ten (10) years after the termination of the contractual relationship between the Parties, regardless of the cause or reason for the termination. </w:t>
      </w:r>
    </w:p>
    <w:p w:rsidR="00000000" w:rsidDel="00000000" w:rsidP="00000000" w:rsidRDefault="00000000" w:rsidRPr="00000000" w14:paraId="0000002C">
      <w:pPr>
        <w:spacing w:after="0" w:before="80" w:line="240" w:lineRule="auto"/>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color w:val="000000"/>
          <w:sz w:val="24"/>
          <w:szCs w:val="24"/>
          <w:rtl w:val="0"/>
        </w:rPr>
        <w:t xml:space="preserve">VIII. </w:t>
      </w:r>
      <w:r w:rsidDel="00000000" w:rsidR="00000000" w:rsidRPr="00000000">
        <w:rPr>
          <w:rFonts w:ascii="Arial Narrow" w:cs="Arial Narrow" w:eastAsia="Arial Narrow" w:hAnsi="Arial Narrow"/>
          <w:color w:val="000000"/>
          <w:sz w:val="24"/>
          <w:szCs w:val="24"/>
          <w:u w:val="single"/>
          <w:rtl w:val="0"/>
        </w:rPr>
        <w:t xml:space="preserve">TERM AND TERMINATION.</w:t>
      </w:r>
      <w:r w:rsidDel="00000000" w:rsidR="00000000" w:rsidRPr="00000000">
        <w:rPr>
          <w:rFonts w:ascii="Arial Narrow" w:cs="Arial Narrow" w:eastAsia="Arial Narrow" w:hAnsi="Arial Narrow"/>
          <w:b w:val="1"/>
          <w:color w:val="000000"/>
          <w:sz w:val="24"/>
          <w:szCs w:val="24"/>
          <w:rtl w:val="0"/>
        </w:rPr>
        <w:t xml:space="preserve"> </w:t>
      </w:r>
    </w:p>
    <w:p w:rsidR="00000000" w:rsidDel="00000000" w:rsidP="00000000" w:rsidRDefault="00000000" w:rsidRPr="00000000" w14:paraId="0000002D">
      <w:pPr>
        <w:spacing w:after="0" w:before="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8.1. </w:t>
      </w:r>
      <w:r w:rsidDel="00000000" w:rsidR="00000000" w:rsidRPr="00000000">
        <w:rPr>
          <w:rFonts w:ascii="Arial Narrow" w:cs="Arial Narrow" w:eastAsia="Arial Narrow" w:hAnsi="Arial Narrow"/>
          <w:sz w:val="24"/>
          <w:szCs w:val="24"/>
          <w:rtl w:val="0"/>
        </w:rPr>
        <w:t xml:space="preserve">The term of this Agreement is for an initial period of</w:t>
      </w:r>
      <w:r w:rsidDel="00000000" w:rsidR="00000000" w:rsidRPr="00000000">
        <w:rPr>
          <w:rFonts w:ascii="Arial Narrow" w:cs="Arial Narrow" w:eastAsia="Arial Narrow" w:hAnsi="Arial Narrow"/>
          <w:sz w:val="24"/>
          <w:szCs w:val="24"/>
          <w:rtl w:val="0"/>
        </w:rPr>
        <w:t xml:space="preserve"> eighteen (18) months</w:t>
      </w:r>
      <w:r w:rsidDel="00000000" w:rsidR="00000000" w:rsidRPr="00000000">
        <w:rPr>
          <w:rFonts w:ascii="Arial Narrow" w:cs="Arial Narrow" w:eastAsia="Arial Narrow" w:hAnsi="Arial Narrow"/>
          <w:sz w:val="24"/>
          <w:szCs w:val="24"/>
          <w:rtl w:val="0"/>
        </w:rPr>
        <w:t xml:space="preserve">, unless earlier terminated. This Agreement shall be terminated with no need of prior notice, upon expiration of the aforementioned term. If the Parties mutually agree to renew the term of this Agreement, they shall do so by signing a supplemental agreement in which they agree in writing to such renewal.</w:t>
      </w:r>
    </w:p>
    <w:p w:rsidR="00000000" w:rsidDel="00000000" w:rsidP="00000000" w:rsidRDefault="00000000" w:rsidRPr="00000000" w14:paraId="0000002E">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8.2. The Company may terminate this Agreement for any or no reason, upon fifteen (15) days prior written notice to Consultant.</w:t>
      </w:r>
      <w:r w:rsidDel="00000000" w:rsidR="00000000" w:rsidRPr="00000000">
        <w:rPr>
          <w:rFonts w:ascii="Arial Narrow" w:cs="Arial Narrow" w:eastAsia="Arial Narrow" w:hAnsi="Arial Narrow"/>
          <w:sz w:val="24"/>
          <w:szCs w:val="24"/>
          <w:rtl w:val="0"/>
        </w:rPr>
        <w:t xml:space="preserve"> Termination of the Agreement for this reason shall in no case entitle the Consultant to claim Compensation nor shall it prevent the debt contracted by the Company from accruing interest until it is paid in full.</w:t>
      </w:r>
      <w:r w:rsidDel="00000000" w:rsidR="00000000" w:rsidRPr="00000000">
        <w:rPr>
          <w:rtl w:val="0"/>
        </w:rPr>
      </w:r>
    </w:p>
    <w:p w:rsidR="00000000" w:rsidDel="00000000" w:rsidP="00000000" w:rsidRDefault="00000000" w:rsidRPr="00000000" w14:paraId="0000002F">
      <w:pPr>
        <w:spacing w:after="0" w:before="80" w:line="240" w:lineRule="auto"/>
        <w:jc w:val="both"/>
        <w:rPr>
          <w:rFonts w:ascii="Arial Narrow" w:cs="Arial Narrow" w:eastAsia="Arial Narrow" w:hAnsi="Arial Narrow"/>
          <w:sz w:val="24"/>
          <w:szCs w:val="24"/>
          <w:u w:val="single"/>
        </w:rPr>
      </w:pPr>
      <w:r w:rsidDel="00000000" w:rsidR="00000000" w:rsidRPr="00000000">
        <w:rPr>
          <w:rFonts w:ascii="Arial Narrow" w:cs="Arial Narrow" w:eastAsia="Arial Narrow" w:hAnsi="Arial Narrow"/>
          <w:sz w:val="24"/>
          <w:szCs w:val="24"/>
          <w:rtl w:val="0"/>
        </w:rPr>
        <w:t xml:space="preserve">8.3. </w:t>
      </w:r>
      <w:r w:rsidDel="00000000" w:rsidR="00000000" w:rsidRPr="00000000">
        <w:rPr>
          <w:rFonts w:ascii="Arial Narrow" w:cs="Arial Narrow" w:eastAsia="Arial Narrow" w:hAnsi="Arial Narrow"/>
          <w:sz w:val="24"/>
          <w:szCs w:val="24"/>
          <w:u w:val="single"/>
          <w:rtl w:val="0"/>
        </w:rPr>
        <w:t xml:space="preserve">Default</w:t>
      </w:r>
      <w:r w:rsidDel="00000000" w:rsidR="00000000" w:rsidRPr="00000000">
        <w:rPr>
          <w:rFonts w:ascii="Arial Narrow" w:cs="Arial Narrow" w:eastAsia="Arial Narrow" w:hAnsi="Arial Narrow"/>
          <w:sz w:val="24"/>
          <w:szCs w:val="24"/>
          <w:rtl w:val="0"/>
        </w:rPr>
        <w:t xml:space="preserve">: Either party has the right to terminate this Agreement if the other party breaches or is in default of any obligation hereunder, which default is incapable of cure or which, or being capable of cure, has not been cured within seven (7) days after receipt of notice of such default from the non-defaulting party or within such additional cure period as the non-defaulting party may authorize in writing. The termination of the Agreement on this ground shall not in any case entitle Consultant to seek Compensation nor shall it prevent the debt owed by Consultant from accruing interest until its full payment</w:t>
      </w:r>
      <w:r w:rsidDel="00000000" w:rsidR="00000000" w:rsidRPr="00000000">
        <w:rPr>
          <w:rtl w:val="0"/>
        </w:rPr>
      </w:r>
    </w:p>
    <w:p w:rsidR="00000000" w:rsidDel="00000000" w:rsidP="00000000" w:rsidRDefault="00000000" w:rsidRPr="00000000" w14:paraId="00000030">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8.4. Upon such termination all rights and duties of the parties toward each other shall cease except: </w:t>
      </w:r>
    </w:p>
    <w:p w:rsidR="00000000" w:rsidDel="00000000" w:rsidP="00000000" w:rsidRDefault="00000000" w:rsidRPr="00000000" w14:paraId="00000031">
      <w:pPr>
        <w:spacing w:after="0" w:before="80" w:line="240" w:lineRule="auto"/>
        <w:ind w:left="425.1968503937008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8.4.1. That the Company shall be obliged to pay, within thirty (30) days of the effective date of termination, all amounts owing to Consultant for unpaid Services which have been completed and related expenses, if any, in accordance with the </w:t>
      </w:r>
      <w:r w:rsidDel="00000000" w:rsidR="00000000" w:rsidRPr="00000000">
        <w:rPr>
          <w:rFonts w:ascii="Arial Narrow" w:cs="Arial Narrow" w:eastAsia="Arial Narrow" w:hAnsi="Arial Narrow"/>
          <w:sz w:val="24"/>
          <w:szCs w:val="24"/>
          <w:rtl w:val="0"/>
        </w:rPr>
        <w:t xml:space="preserve">provisions of this</w:t>
      </w:r>
      <w:r w:rsidDel="00000000" w:rsidR="00000000" w:rsidRPr="00000000">
        <w:rPr>
          <w:rFonts w:ascii="Arial Narrow" w:cs="Arial Narrow" w:eastAsia="Arial Narrow" w:hAnsi="Arial Narrow"/>
          <w:color w:val="000000"/>
          <w:sz w:val="24"/>
          <w:szCs w:val="24"/>
          <w:rtl w:val="0"/>
        </w:rPr>
        <w:t xml:space="preserve"> Agreement.</w:t>
      </w:r>
    </w:p>
    <w:p w:rsidR="00000000" w:rsidDel="00000000" w:rsidP="00000000" w:rsidRDefault="00000000" w:rsidRPr="00000000" w14:paraId="00000032">
      <w:pPr>
        <w:spacing w:after="0" w:before="8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8.5. </w:t>
      </w:r>
      <w:r w:rsidDel="00000000" w:rsidR="00000000" w:rsidRPr="00000000">
        <w:rPr>
          <w:rFonts w:ascii="Arial Narrow" w:cs="Arial Narrow" w:eastAsia="Arial Narrow" w:hAnsi="Arial Narrow"/>
          <w:sz w:val="24"/>
          <w:szCs w:val="24"/>
          <w:u w:val="single"/>
          <w:rtl w:val="0"/>
        </w:rPr>
        <w:t xml:space="preserve">Survival</w:t>
      </w:r>
      <w:r w:rsidDel="00000000" w:rsidR="00000000" w:rsidRPr="00000000">
        <w:rPr>
          <w:rFonts w:ascii="Arial Narrow" w:cs="Arial Narrow" w:eastAsia="Arial Narrow" w:hAnsi="Arial Narrow"/>
          <w:sz w:val="24"/>
          <w:szCs w:val="24"/>
          <w:rtl w:val="0"/>
        </w:rPr>
        <w:t xml:space="preserve">.  The terms of this Agreement that would, by their nature, survive termination or expiration, shall survive any termination or expiration of this Agreement. This is particularly applicable, although not limited, to the rights and duties of confidentiality of both Parties as set in Article </w:t>
      </w:r>
      <w:r w:rsidDel="00000000" w:rsidR="00000000" w:rsidRPr="00000000">
        <w:rPr>
          <w:rFonts w:ascii="Arial Narrow" w:cs="Arial Narrow" w:eastAsia="Arial Narrow" w:hAnsi="Arial Narrow"/>
          <w:color w:val="ff0000"/>
          <w:sz w:val="24"/>
          <w:szCs w:val="24"/>
          <w:rtl w:val="0"/>
        </w:rPr>
        <w:t xml:space="preserve">IV, V, VII, </w:t>
      </w:r>
      <w:sdt>
        <w:sdtPr>
          <w:tag w:val="goog_rdk_40"/>
        </w:sdtPr>
        <w:sdtContent>
          <w:ins w:author="Gaston Jukic" w:id="17" w:date="2022-06-23T12:24:33Z">
            <w:r w:rsidDel="00000000" w:rsidR="00000000" w:rsidRPr="00000000">
              <w:rPr>
                <w:rFonts w:ascii="Arial Narrow" w:cs="Arial Narrow" w:eastAsia="Arial Narrow" w:hAnsi="Arial Narrow"/>
                <w:color w:val="ff0000"/>
                <w:sz w:val="24"/>
                <w:szCs w:val="24"/>
                <w:rtl w:val="0"/>
              </w:rPr>
              <w:t xml:space="preserve">IX, </w:t>
            </w:r>
          </w:ins>
        </w:sdtContent>
      </w:sdt>
      <w:r w:rsidDel="00000000" w:rsidR="00000000" w:rsidRPr="00000000">
        <w:rPr>
          <w:rFonts w:ascii="Arial Narrow" w:cs="Arial Narrow" w:eastAsia="Arial Narrow" w:hAnsi="Arial Narrow"/>
          <w:color w:val="ff0000"/>
          <w:sz w:val="24"/>
          <w:szCs w:val="24"/>
          <w:rtl w:val="0"/>
        </w:rPr>
        <w:t xml:space="preserve">X</w:t>
      </w:r>
      <w:r w:rsidDel="00000000" w:rsidR="00000000" w:rsidRPr="00000000">
        <w:rPr>
          <w:rFonts w:ascii="Arial Narrow" w:cs="Arial Narrow" w:eastAsia="Arial Narrow" w:hAnsi="Arial Narrow"/>
          <w:sz w:val="24"/>
          <w:szCs w:val="24"/>
          <w:rtl w:val="0"/>
        </w:rPr>
        <w:t xml:space="preserve">, and the intellectual property rights that Company shall retain over product that is encompassed within its intellectual property. </w:t>
      </w:r>
    </w:p>
    <w:p w:rsidR="00000000" w:rsidDel="00000000" w:rsidP="00000000" w:rsidRDefault="00000000" w:rsidRPr="00000000" w14:paraId="00000033">
      <w:pPr>
        <w:spacing w:after="0" w:before="80" w:line="240" w:lineRule="auto"/>
        <w:jc w:val="both"/>
        <w:rPr>
          <w:rFonts w:ascii="Arial Narrow" w:cs="Arial Narrow" w:eastAsia="Arial Narrow" w:hAnsi="Arial Narrow"/>
          <w:color w:val="000000"/>
          <w:sz w:val="24"/>
          <w:szCs w:val="24"/>
          <w:u w:val="single"/>
        </w:rPr>
      </w:pPr>
      <w:r w:rsidDel="00000000" w:rsidR="00000000" w:rsidRPr="00000000">
        <w:rPr>
          <w:rFonts w:ascii="Arial Narrow" w:cs="Arial Narrow" w:eastAsia="Arial Narrow" w:hAnsi="Arial Narrow"/>
          <w:color w:val="000000"/>
          <w:sz w:val="24"/>
          <w:szCs w:val="24"/>
          <w:rtl w:val="0"/>
        </w:rPr>
        <w:t xml:space="preserve">IX. </w:t>
      </w:r>
      <w:r w:rsidDel="00000000" w:rsidR="00000000" w:rsidRPr="00000000">
        <w:rPr>
          <w:rFonts w:ascii="Arial Narrow" w:cs="Arial Narrow" w:eastAsia="Arial Narrow" w:hAnsi="Arial Narrow"/>
          <w:sz w:val="24"/>
          <w:szCs w:val="24"/>
          <w:u w:val="single"/>
          <w:rtl w:val="0"/>
        </w:rPr>
        <w:t xml:space="preserve">RELATIONSHIP OF PARTIES.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9.1. </w:t>
      </w:r>
      <w:r w:rsidDel="00000000" w:rsidR="00000000" w:rsidRPr="00000000">
        <w:rPr>
          <w:rFonts w:ascii="Arial Narrow" w:cs="Arial Narrow" w:eastAsia="Arial Narrow" w:hAnsi="Arial Narrow"/>
          <w:sz w:val="24"/>
          <w:szCs w:val="24"/>
          <w:rtl w:val="0"/>
        </w:rPr>
        <w:t xml:space="preserve">The Parties hereby affirm that they are independent contracting parties and that they conduct business separately. Therefore, they do not have shares in or are members of each other, they do not share a legal or fiscal address, they do not share clients or suppliers, and they do not have any commercial or non-commercial relationship.</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9.2. Therefore, the Parties hereby represent that they acknowledge and accept the fact that each party conducts its business with their own organization, administration and staff, and each Party entirely bears the commercial risks related to its activities, relationships and the performance of its obligations hereunder. Moreover, the Parties hereby represent that nothing in this Agreement shall be deemed or interpreted as creating an employment relationship, partnership, or joint venture between the Parties; and nothing in this Agreement shall be deemed or interpreted as creating an employment relationship or a relationship of principal and agent neither between the Consultant and the employees, directors or shareholders of Company, nor between Company and the employees, directors or shareholders of the Consultant.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9.3.  Each Party hereby represents and warrants that they shall make any necessary statement, declaration or announcement in order to provide certainty about the independent relationship previously described; therefore, they undertake to notify the other party, within a period of forty-eight (48) business hours, the existence of any act that could lead to confusion with regard to such independent relationship. Furthermore, and notwithstanding the specific provisions set forth herein, the Parties hereby agree to refrain from making any statement, declaration or announcement that could lead to the unfeasible confusion, connection or assimilation between both companies, and should such situation arise, the Parties hereby represent that they shall rectify the situation within a period of twenty-four (24) hours.</w:t>
      </w:r>
      <w:r w:rsidDel="00000000" w:rsidR="00000000" w:rsidRPr="00000000">
        <w:rPr>
          <w:rtl w:val="0"/>
        </w:rPr>
      </w:r>
    </w:p>
    <w:p w:rsidR="00000000" w:rsidDel="00000000" w:rsidP="00000000" w:rsidRDefault="00000000" w:rsidRPr="00000000" w14:paraId="00000037">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X. </w:t>
      </w:r>
      <w:r w:rsidDel="00000000" w:rsidR="00000000" w:rsidRPr="00000000">
        <w:rPr>
          <w:rFonts w:ascii="Arial Narrow" w:cs="Arial Narrow" w:eastAsia="Arial Narrow" w:hAnsi="Arial Narrow"/>
          <w:color w:val="000000"/>
          <w:sz w:val="24"/>
          <w:szCs w:val="24"/>
          <w:u w:val="single"/>
          <w:rtl w:val="0"/>
        </w:rPr>
        <w:t xml:space="preserve">INDEMNIFICATION</w:t>
      </w:r>
      <w:r w:rsidDel="00000000" w:rsidR="00000000" w:rsidRPr="00000000">
        <w:rPr>
          <w:rFonts w:ascii="Arial Narrow" w:cs="Arial Narrow" w:eastAsia="Arial Narrow" w:hAnsi="Arial Narrow"/>
          <w:color w:val="000000"/>
          <w:sz w:val="24"/>
          <w:szCs w:val="24"/>
          <w:rtl w:val="0"/>
        </w:rPr>
        <w:t xml:space="preserve">. </w:t>
      </w:r>
    </w:p>
    <w:p w:rsidR="00000000" w:rsidDel="00000000" w:rsidP="00000000" w:rsidRDefault="00000000" w:rsidRPr="00000000" w14:paraId="00000038">
      <w:pPr>
        <w:spacing w:after="0" w:before="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10.1. Mutual Indemnification. Each party shall indemnify, defend and hold harmless, and does hereby indemnify, defend and hold the other Party, its Affiliates, and their respective directors, officers, employees, agents, and successors in interest harmless (each of the foregoing being hereinafter referred to as an “Indemnified Party”, individually, and as the “Indemnified Parties”, collectively, and the counterparty referred to as “Indemnifying Party”) against any and all claims, suits, actions (including declaratory judgment actions brought by that Party’s Indemnitees or Indemnities in response to a claim described herein), liabilities, losses, costs, reasonable attorneys’ fees, expenses, judgments or damages, whether ordinary, special or consequential, resulting from any claim made by a third party or suit brought against an Indemnified Party (other than liability solely attributable to the Indemnified Party) arising from (i) the negligence of the Indemnifying Party, its agents, employees, directors, officers or Authorized Resellers; (ii) any breach of this Agreement, including any representation, warranty or covenant made herein; (iii) any claim brought against the Indemnified Party, by the Indemnifying Party´s agents, employees, directors, officers, or Authorized Resellers.</w:t>
      </w:r>
      <w:r w:rsidDel="00000000" w:rsidR="00000000" w:rsidRPr="00000000">
        <w:rPr>
          <w:rtl w:val="0"/>
        </w:rPr>
      </w:r>
    </w:p>
    <w:p w:rsidR="00000000" w:rsidDel="00000000" w:rsidP="00000000" w:rsidRDefault="00000000" w:rsidRPr="00000000" w14:paraId="00000039">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XI. </w:t>
      </w:r>
      <w:r w:rsidDel="00000000" w:rsidR="00000000" w:rsidRPr="00000000">
        <w:rPr>
          <w:rFonts w:ascii="Arial Narrow" w:cs="Arial Narrow" w:eastAsia="Arial Narrow" w:hAnsi="Arial Narrow"/>
          <w:color w:val="000000"/>
          <w:sz w:val="24"/>
          <w:szCs w:val="24"/>
          <w:u w:val="single"/>
          <w:rtl w:val="0"/>
        </w:rPr>
        <w:t xml:space="preserve">MISCELLANEOUS</w:t>
      </w:r>
      <w:r w:rsidDel="00000000" w:rsidR="00000000" w:rsidRPr="00000000">
        <w:rPr>
          <w:rFonts w:ascii="Arial Narrow" w:cs="Arial Narrow" w:eastAsia="Arial Narrow" w:hAnsi="Arial Narrow"/>
          <w:color w:val="000000"/>
          <w:sz w:val="24"/>
          <w:szCs w:val="24"/>
          <w:rtl w:val="0"/>
        </w:rPr>
        <w:t xml:space="preserve">. </w:t>
      </w:r>
    </w:p>
    <w:p w:rsidR="00000000" w:rsidDel="00000000" w:rsidP="00000000" w:rsidRDefault="00000000" w:rsidRPr="00000000" w14:paraId="0000003A">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11.</w:t>
      </w:r>
      <w:r w:rsidDel="00000000" w:rsidR="00000000" w:rsidRPr="00000000">
        <w:rPr>
          <w:rFonts w:ascii="Arial Narrow" w:cs="Arial Narrow" w:eastAsia="Arial Narrow" w:hAnsi="Arial Narrow"/>
          <w:sz w:val="24"/>
          <w:szCs w:val="24"/>
          <w:rtl w:val="0"/>
        </w:rPr>
        <w:t xml:space="preserve">1</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color w:val="000000"/>
          <w:sz w:val="24"/>
          <w:szCs w:val="24"/>
          <w:u w:val="single"/>
          <w:rtl w:val="0"/>
        </w:rPr>
        <w:t xml:space="preserve">NDA</w:t>
      </w:r>
      <w:r w:rsidDel="00000000" w:rsidR="00000000" w:rsidRPr="00000000">
        <w:rPr>
          <w:rFonts w:ascii="Arial Narrow" w:cs="Arial Narrow" w:eastAsia="Arial Narrow" w:hAnsi="Arial Narrow"/>
          <w:color w:val="000000"/>
          <w:sz w:val="24"/>
          <w:szCs w:val="24"/>
          <w:rtl w:val="0"/>
        </w:rPr>
        <w:t xml:space="preserve">. Other than previously signed confidentiality and non-disclosure agreements executed between the Parties, which remain in force, this Agreement expresses the parties’ entire agreement as to the matters covered herein and supersedes all agreements previously made between the parties relating to its subject matter; and may not be modified in any way unless it is in writing and signed by both parties. </w:t>
      </w:r>
    </w:p>
    <w:p w:rsidR="00000000" w:rsidDel="00000000" w:rsidP="00000000" w:rsidRDefault="00000000" w:rsidRPr="00000000" w14:paraId="0000003B">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11.</w:t>
      </w:r>
      <w:r w:rsidDel="00000000" w:rsidR="00000000" w:rsidRPr="00000000">
        <w:rPr>
          <w:rFonts w:ascii="Arial Narrow" w:cs="Arial Narrow" w:eastAsia="Arial Narrow" w:hAnsi="Arial Narrow"/>
          <w:sz w:val="24"/>
          <w:szCs w:val="24"/>
          <w:rtl w:val="0"/>
        </w:rPr>
        <w:t xml:space="preserve">2</w:t>
      </w:r>
      <w:r w:rsidDel="00000000" w:rsidR="00000000" w:rsidRPr="00000000">
        <w:rPr>
          <w:rFonts w:ascii="Arial Narrow" w:cs="Arial Narrow" w:eastAsia="Arial Narrow" w:hAnsi="Arial Narrow"/>
          <w:color w:val="000000"/>
          <w:sz w:val="24"/>
          <w:szCs w:val="24"/>
          <w:rtl w:val="0"/>
        </w:rPr>
        <w:t xml:space="preserve">. In the event of litigation relating to this Agreement the prevailing party shall have the right to collect from the other party its reasonable costs and necessary disbursements and attorneys' fees incurred in enforcing this Agreement.  </w:t>
      </w:r>
    </w:p>
    <w:p w:rsidR="00000000" w:rsidDel="00000000" w:rsidP="00000000" w:rsidRDefault="00000000" w:rsidRPr="00000000" w14:paraId="0000003C">
      <w:pPr>
        <w:spacing w:after="0" w:before="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11.</w:t>
      </w:r>
      <w:r w:rsidDel="00000000" w:rsidR="00000000" w:rsidRPr="00000000">
        <w:rPr>
          <w:rFonts w:ascii="Arial Narrow" w:cs="Arial Narrow" w:eastAsia="Arial Narrow" w:hAnsi="Arial Narrow"/>
          <w:sz w:val="24"/>
          <w:szCs w:val="24"/>
          <w:rtl w:val="0"/>
        </w:rPr>
        <w:t xml:space="preserve">3</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sz w:val="24"/>
          <w:szCs w:val="24"/>
          <w:u w:val="single"/>
          <w:rtl w:val="0"/>
        </w:rPr>
        <w:t xml:space="preserve">Primary Contacts:</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color w:val="000000"/>
          <w:sz w:val="24"/>
          <w:szCs w:val="24"/>
          <w:rtl w:val="0"/>
        </w:rPr>
        <w:t xml:space="preserve">Any notices or communications required or permitted to be given hereunder shall be delivered to the </w:t>
      </w:r>
      <w:r w:rsidDel="00000000" w:rsidR="00000000" w:rsidRPr="00000000">
        <w:rPr>
          <w:rFonts w:ascii="Arial Narrow" w:cs="Arial Narrow" w:eastAsia="Arial Narrow" w:hAnsi="Arial Narrow"/>
          <w:sz w:val="24"/>
          <w:szCs w:val="24"/>
          <w:rtl w:val="0"/>
        </w:rPr>
        <w:t xml:space="preserve">below indicated addresses </w:t>
      </w:r>
      <w:r w:rsidDel="00000000" w:rsidR="00000000" w:rsidRPr="00000000">
        <w:rPr>
          <w:rFonts w:ascii="Arial Narrow" w:cs="Arial Narrow" w:eastAsia="Arial Narrow" w:hAnsi="Arial Narrow"/>
          <w:color w:val="000000"/>
          <w:sz w:val="24"/>
          <w:szCs w:val="24"/>
          <w:rtl w:val="0"/>
        </w:rPr>
        <w:t xml:space="preserve">, when such communication in regards of its nature couldn’t be delivered via email, it should be delivered by hand, deposited with a nationally or internationally recognized overnight carrier, or mailed by certified mail, return receipt requested, postage prepaid, in each case, to the address of the other party indicated </w:t>
      </w:r>
      <w:r w:rsidDel="00000000" w:rsidR="00000000" w:rsidRPr="00000000">
        <w:rPr>
          <w:rFonts w:ascii="Arial Narrow" w:cs="Arial Narrow" w:eastAsia="Arial Narrow" w:hAnsi="Arial Narrow"/>
          <w:sz w:val="24"/>
          <w:szCs w:val="24"/>
          <w:rtl w:val="0"/>
        </w:rPr>
        <w:t xml:space="preserve">below</w:t>
      </w:r>
      <w:r w:rsidDel="00000000" w:rsidR="00000000" w:rsidRPr="00000000">
        <w:rPr>
          <w:rFonts w:ascii="Arial Narrow" w:cs="Arial Narrow" w:eastAsia="Arial Narrow" w:hAnsi="Arial Narrow"/>
          <w:color w:val="000000"/>
          <w:sz w:val="24"/>
          <w:szCs w:val="24"/>
          <w:rtl w:val="0"/>
        </w:rPr>
        <w:t xml:space="preserve">(or such other addressee as may be furnished by a party in accordance with this paragraph). All such notices or communications shall be deemed to have been given and received (a) in the case of personal delivery or electronic-mail, on the date of such delivery, (b) in the case of delivery by mailing or a nationally or internationally recognized overnight carrier, on the first business day following the effective delivery certified by the carrier</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3D">
      <w:pPr>
        <w:numPr>
          <w:ilvl w:val="0"/>
          <w:numId w:val="1"/>
        </w:numPr>
        <w:spacing w:after="0" w:afterAutospacing="0" w:before="8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Silicon Tango LLC:</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color w:val="ff0000"/>
          <w:sz w:val="24"/>
          <w:szCs w:val="24"/>
          <w:rtl w:val="0"/>
        </w:rPr>
        <w:t xml:space="preserve">(Address); </w:t>
      </w:r>
      <w:r w:rsidDel="00000000" w:rsidR="00000000" w:rsidRPr="00000000">
        <w:rPr>
          <w:rFonts w:ascii="Arial Narrow" w:cs="Arial Narrow" w:eastAsia="Arial Narrow" w:hAnsi="Arial Narrow"/>
          <w:sz w:val="24"/>
          <w:szCs w:val="24"/>
          <w:rtl w:val="0"/>
        </w:rPr>
        <w:t xml:space="preserve">matias.maco@gmail.com</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3E">
      <w:pPr>
        <w:numPr>
          <w:ilvl w:val="0"/>
          <w:numId w:val="1"/>
        </w:numPr>
        <w:spacing w:after="0" w:before="0" w:beforeAutospacing="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Tauqeer Hassan:</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u w:val="single"/>
          <w:rtl w:val="0"/>
        </w:rPr>
        <w:t xml:space="preserve">Address:</w:t>
      </w:r>
      <w:r w:rsidDel="00000000" w:rsidR="00000000" w:rsidRPr="00000000">
        <w:rPr>
          <w:rFonts w:ascii="Arial Narrow" w:cs="Arial Narrow" w:eastAsia="Arial Narrow" w:hAnsi="Arial Narrow"/>
          <w:sz w:val="24"/>
          <w:szCs w:val="24"/>
          <w:rtl w:val="0"/>
        </w:rPr>
        <w:t xml:space="preserve"> House # F-106, Street 7, Officers Colony, Wah Cantt, Pakistan; </w:t>
      </w:r>
      <w:r w:rsidDel="00000000" w:rsidR="00000000" w:rsidRPr="00000000">
        <w:rPr>
          <w:rFonts w:ascii="Arial Narrow" w:cs="Arial Narrow" w:eastAsia="Arial Narrow" w:hAnsi="Arial Narrow"/>
          <w:sz w:val="24"/>
          <w:szCs w:val="24"/>
          <w:u w:val="single"/>
          <w:rtl w:val="0"/>
        </w:rPr>
        <w:t xml:space="preserve">email:</w:t>
      </w:r>
      <w:r w:rsidDel="00000000" w:rsidR="00000000" w:rsidRPr="00000000">
        <w:rPr>
          <w:rFonts w:ascii="Arial Narrow" w:cs="Arial Narrow" w:eastAsia="Arial Narrow" w:hAnsi="Arial Narrow"/>
          <w:sz w:val="24"/>
          <w:szCs w:val="24"/>
          <w:rtl w:val="0"/>
        </w:rPr>
        <w:t xml:space="preserve">  tqrhsn@gmail.com</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tl w:val="0"/>
        </w:rPr>
      </w:r>
    </w:p>
    <w:p w:rsidR="00000000" w:rsidDel="00000000" w:rsidP="00000000" w:rsidRDefault="00000000" w:rsidRPr="00000000" w14:paraId="0000003F">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11.</w:t>
      </w:r>
      <w:r w:rsidDel="00000000" w:rsidR="00000000" w:rsidRPr="00000000">
        <w:rPr>
          <w:rFonts w:ascii="Arial Narrow" w:cs="Arial Narrow" w:eastAsia="Arial Narrow" w:hAnsi="Arial Narrow"/>
          <w:sz w:val="24"/>
          <w:szCs w:val="24"/>
          <w:rtl w:val="0"/>
        </w:rPr>
        <w:t xml:space="preserve">4</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color w:val="000000"/>
          <w:sz w:val="24"/>
          <w:szCs w:val="24"/>
          <w:u w:val="single"/>
          <w:rtl w:val="0"/>
        </w:rPr>
        <w:t xml:space="preserve">Compliance with Laws and Regulations</w:t>
      </w:r>
      <w:r w:rsidDel="00000000" w:rsidR="00000000" w:rsidRPr="00000000">
        <w:rPr>
          <w:rFonts w:ascii="Arial Narrow" w:cs="Arial Narrow" w:eastAsia="Arial Narrow" w:hAnsi="Arial Narrow"/>
          <w:color w:val="000000"/>
          <w:sz w:val="24"/>
          <w:szCs w:val="24"/>
          <w:rtl w:val="0"/>
        </w:rPr>
        <w:t xml:space="preserve">. The Parties will perform their respective obligations </w:t>
      </w:r>
      <w:r w:rsidDel="00000000" w:rsidR="00000000" w:rsidRPr="00000000">
        <w:rPr>
          <w:rFonts w:ascii="Arial Narrow" w:cs="Arial Narrow" w:eastAsia="Arial Narrow" w:hAnsi="Arial Narrow"/>
          <w:color w:val="000000"/>
          <w:sz w:val="24"/>
          <w:szCs w:val="24"/>
          <w:rtl w:val="0"/>
        </w:rPr>
        <w:t xml:space="preserve">in a manner that complies with the applicable Argentine </w:t>
      </w:r>
      <w:sdt>
        <w:sdtPr>
          <w:tag w:val="goog_rdk_41"/>
        </w:sdtPr>
        <w:sdtContent>
          <w:del w:author="Gaston Jukic" w:id="18" w:date="2022-06-23T13:51:35Z">
            <w:r w:rsidDel="00000000" w:rsidR="00000000" w:rsidRPr="00000000">
              <w:rPr>
                <w:rFonts w:ascii="Arial Narrow" w:cs="Arial Narrow" w:eastAsia="Arial Narrow" w:hAnsi="Arial Narrow"/>
                <w:color w:val="000000"/>
                <w:sz w:val="24"/>
                <w:szCs w:val="24"/>
                <w:rtl w:val="0"/>
              </w:rPr>
              <w:delText xml:space="preserve">and US </w:delText>
            </w:r>
          </w:del>
        </w:sdtContent>
      </w:sdt>
      <w:r w:rsidDel="00000000" w:rsidR="00000000" w:rsidRPr="00000000">
        <w:rPr>
          <w:rFonts w:ascii="Arial Narrow" w:cs="Arial Narrow" w:eastAsia="Arial Narrow" w:hAnsi="Arial Narrow"/>
          <w:color w:val="000000"/>
          <w:sz w:val="24"/>
          <w:szCs w:val="24"/>
          <w:rtl w:val="0"/>
        </w:rPr>
        <w:t xml:space="preserve">federal, state, and local laws, regulations, ordinances and codes (including identifying and procuring required permits, certificates, approvals and inspections)</w:t>
      </w:r>
      <w:r w:rsidDel="00000000" w:rsidR="00000000" w:rsidRPr="00000000">
        <w:rPr>
          <w:rFonts w:ascii="Arial Narrow" w:cs="Arial Narrow" w:eastAsia="Arial Narrow" w:hAnsi="Arial Narrow"/>
          <w:color w:val="000000"/>
          <w:sz w:val="24"/>
          <w:szCs w:val="24"/>
          <w:rtl w:val="0"/>
        </w:rPr>
        <w:t xml:space="preserve"> as in effect and as interpreted and enforced at the time services are provided or actions are taken, including laws prohibiting discrimination on the basis of race, color, religion, age, sex, ancestry, medical condition, marital status, sexual orientation, veteran status, handicap, or national origin.  If a charge occurs of non-compliance by a Party with any such laws, regulations, ordinances or codes, the Party so charged will promptly notify the other Party of such charges in writing. When Consultant´s products are being offered or sold to any bench of the U.S. government or </w:t>
      </w:r>
      <w:r w:rsidDel="00000000" w:rsidR="00000000" w:rsidRPr="00000000">
        <w:rPr>
          <w:rFonts w:ascii="Arial Narrow" w:cs="Arial Narrow" w:eastAsia="Arial Narrow" w:hAnsi="Arial Narrow"/>
          <w:sz w:val="24"/>
          <w:szCs w:val="24"/>
          <w:rtl w:val="0"/>
        </w:rPr>
        <w:t xml:space="preserve">it's</w:t>
      </w:r>
      <w:r w:rsidDel="00000000" w:rsidR="00000000" w:rsidRPr="00000000">
        <w:rPr>
          <w:rFonts w:ascii="Arial Narrow" w:cs="Arial Narrow" w:eastAsia="Arial Narrow" w:hAnsi="Arial Narrow"/>
          <w:color w:val="000000"/>
          <w:sz w:val="24"/>
          <w:szCs w:val="24"/>
          <w:rtl w:val="0"/>
        </w:rPr>
        <w:t xml:space="preserve"> states offices, The Company specifically assumes the responsibility that those Deals and their involvement in them is in full compliance with FCPA rules and meets all their requirements; noncompliance with this will result in a serious contract breach and immediate termination of this Agreement notwithstanding the enforcement of the mechanisms of clause VIII and criminal charges that may emerge. </w:t>
      </w:r>
    </w:p>
    <w:p w:rsidR="00000000" w:rsidDel="00000000" w:rsidP="00000000" w:rsidRDefault="00000000" w:rsidRPr="00000000" w14:paraId="00000040">
      <w:pPr>
        <w:spacing w:after="0" w:before="80" w:line="240" w:lineRule="auto"/>
        <w:jc w:val="both"/>
        <w:rPr>
          <w:rFonts w:ascii="Arial Narrow" w:cs="Arial Narrow" w:eastAsia="Arial Narrow" w:hAnsi="Arial Narrow"/>
          <w:color w:val="000000"/>
          <w:sz w:val="24"/>
          <w:szCs w:val="24"/>
        </w:rPr>
      </w:pPr>
      <w:sdt>
        <w:sdtPr>
          <w:tag w:val="goog_rdk_42"/>
        </w:sdtPr>
        <w:sdtContent>
          <w:commentRangeStart w:id="4"/>
        </w:sdtContent>
      </w:sdt>
      <w:r w:rsidDel="00000000" w:rsidR="00000000" w:rsidRPr="00000000">
        <w:rPr>
          <w:rFonts w:ascii="Arial Narrow" w:cs="Arial Narrow" w:eastAsia="Arial Narrow" w:hAnsi="Arial Narrow"/>
          <w:color w:val="000000"/>
          <w:sz w:val="24"/>
          <w:szCs w:val="24"/>
          <w:rtl w:val="0"/>
        </w:rPr>
        <w:t xml:space="preserve">11.</w:t>
      </w:r>
      <w:r w:rsidDel="00000000" w:rsidR="00000000" w:rsidRPr="00000000">
        <w:rPr>
          <w:rFonts w:ascii="Arial Narrow" w:cs="Arial Narrow" w:eastAsia="Arial Narrow" w:hAnsi="Arial Narrow"/>
          <w:sz w:val="24"/>
          <w:szCs w:val="24"/>
          <w:rtl w:val="0"/>
        </w:rPr>
        <w:t xml:space="preserve">5</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color w:val="000000"/>
          <w:sz w:val="24"/>
          <w:szCs w:val="24"/>
          <w:u w:val="single"/>
          <w:rtl w:val="0"/>
        </w:rPr>
        <w:t xml:space="preserve">Governing Law; Venue; Jurisdiction</w:t>
      </w:r>
      <w:r w:rsidDel="00000000" w:rsidR="00000000" w:rsidRPr="00000000">
        <w:rPr>
          <w:rFonts w:ascii="Arial Narrow" w:cs="Arial Narrow" w:eastAsia="Arial Narrow" w:hAnsi="Arial Narrow"/>
          <w:color w:val="000000"/>
          <w:sz w:val="24"/>
          <w:szCs w:val="24"/>
          <w:rtl w:val="0"/>
        </w:rPr>
        <w:t xml:space="preserve">.  This Agreement and </w:t>
      </w:r>
      <w:sdt>
        <w:sdtPr>
          <w:tag w:val="goog_rdk_43"/>
        </w:sdtPr>
        <w:sdtContent>
          <w:ins w:author="Gaston Jukic" w:id="19" w:date="2022-06-23T14:18:03Z">
            <w:r w:rsidDel="00000000" w:rsidR="00000000" w:rsidRPr="00000000">
              <w:rPr>
                <w:rFonts w:ascii="Arial Narrow" w:cs="Arial Narrow" w:eastAsia="Arial Narrow" w:hAnsi="Arial Narrow"/>
                <w:color w:val="000000"/>
                <w:sz w:val="24"/>
                <w:szCs w:val="24"/>
                <w:rtl w:val="0"/>
              </w:rPr>
              <w:t xml:space="preserve">performance under it will be governed by and construed in accordance with the laws of Argentina without regard to choice of law principles. Venue and jurisdiction for any action or claim arising out of or relating to this Agreement shall be in the state and federal courts located in the Autonomous City of Buenos Aires, Argentina. The Parties consent to the venue and jurisdiction of such courts and waive any objections to such venue and jurisdiction.</w:t>
            </w:r>
          </w:ins>
        </w:sdtContent>
      </w:sdt>
      <w:sdt>
        <w:sdtPr>
          <w:tag w:val="goog_rdk_44"/>
        </w:sdtPr>
        <w:sdtContent>
          <w:del w:author="Gaston Jukic" w:id="19" w:date="2022-06-23T14:18:03Z">
            <w:r w:rsidDel="00000000" w:rsidR="00000000" w:rsidRPr="00000000">
              <w:rPr>
                <w:rFonts w:ascii="Arial Narrow" w:cs="Arial Narrow" w:eastAsia="Arial Narrow" w:hAnsi="Arial Narrow"/>
                <w:color w:val="000000"/>
                <w:sz w:val="24"/>
                <w:szCs w:val="24"/>
                <w:rtl w:val="0"/>
              </w:rPr>
              <w:delText xml:space="preserve">performance under it will be governed by and construed in accordance with the laws of Miami, Florida U.S. without regard to choice of law principles.  Venue and jurisdiction for any action or claim arising out of or relating to this Agreement shall be in the state and federal courts located in Miami, Florida U.S. The Parties consent to the venue and jurisdiction of such courts and waive any objections to such venue and jurisdiction.</w:delText>
            </w:r>
          </w:del>
        </w:sdtContent>
      </w:sdt>
      <w:r w:rsidDel="00000000" w:rsidR="00000000" w:rsidRPr="00000000">
        <w:rPr>
          <w:rFonts w:ascii="Arial Narrow" w:cs="Arial Narrow" w:eastAsia="Arial Narrow" w:hAnsi="Arial Narrow"/>
          <w:color w:val="000000"/>
          <w:sz w:val="24"/>
          <w:szCs w:val="24"/>
          <w:rtl w:val="0"/>
        </w:rPr>
        <w:t xml:space="preserve">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1">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11.</w:t>
      </w:r>
      <w:r w:rsidDel="00000000" w:rsidR="00000000" w:rsidRPr="00000000">
        <w:rPr>
          <w:rFonts w:ascii="Arial Narrow" w:cs="Arial Narrow" w:eastAsia="Arial Narrow" w:hAnsi="Arial Narrow"/>
          <w:sz w:val="24"/>
          <w:szCs w:val="24"/>
          <w:rtl w:val="0"/>
        </w:rPr>
        <w:t xml:space="preserve">6</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color w:val="000000"/>
          <w:sz w:val="24"/>
          <w:szCs w:val="24"/>
          <w:u w:val="single"/>
          <w:rtl w:val="0"/>
        </w:rPr>
        <w:t xml:space="preserve">Counterparts</w:t>
      </w:r>
      <w:r w:rsidDel="00000000" w:rsidR="00000000" w:rsidRPr="00000000">
        <w:rPr>
          <w:rFonts w:ascii="Arial Narrow" w:cs="Arial Narrow" w:eastAsia="Arial Narrow" w:hAnsi="Arial Narrow"/>
          <w:color w:val="000000"/>
          <w:sz w:val="24"/>
          <w:szCs w:val="24"/>
          <w:rtl w:val="0"/>
        </w:rPr>
        <w:t xml:space="preserve">.  This Agreement may be executed in several counterparts, all of which taken together will constitute one single agreement between the Parties. </w:t>
      </w:r>
    </w:p>
    <w:p w:rsidR="00000000" w:rsidDel="00000000" w:rsidP="00000000" w:rsidRDefault="00000000" w:rsidRPr="00000000" w14:paraId="00000042">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11.</w:t>
      </w:r>
      <w:r w:rsidDel="00000000" w:rsidR="00000000" w:rsidRPr="00000000">
        <w:rPr>
          <w:rFonts w:ascii="Arial Narrow" w:cs="Arial Narrow" w:eastAsia="Arial Narrow" w:hAnsi="Arial Narrow"/>
          <w:sz w:val="24"/>
          <w:szCs w:val="24"/>
          <w:rtl w:val="0"/>
        </w:rPr>
        <w:t xml:space="preserve">7</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color w:val="000000"/>
          <w:sz w:val="24"/>
          <w:szCs w:val="24"/>
          <w:u w:val="single"/>
          <w:rtl w:val="0"/>
        </w:rPr>
        <w:t xml:space="preserve">Severability</w:t>
      </w:r>
      <w:r w:rsidDel="00000000" w:rsidR="00000000" w:rsidRPr="00000000">
        <w:rPr>
          <w:rFonts w:ascii="Arial Narrow" w:cs="Arial Narrow" w:eastAsia="Arial Narrow" w:hAnsi="Arial Narrow"/>
          <w:color w:val="000000"/>
          <w:sz w:val="24"/>
          <w:szCs w:val="24"/>
          <w:rtl w:val="0"/>
        </w:rPr>
        <w:t xml:space="preserve">.  The invalidity of any provision of this Agreement will not affect the validity and binding effect of any other provision and any invalid provision will be severed from this Agreement and the remainder of the Agreement will be enforced to the maximum extent permitted by applicable law and in keeping with the original intention of the Parties. </w:t>
      </w:r>
    </w:p>
    <w:p w:rsidR="00000000" w:rsidDel="00000000" w:rsidP="00000000" w:rsidRDefault="00000000" w:rsidRPr="00000000" w14:paraId="00000043">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11.</w:t>
      </w:r>
      <w:r w:rsidDel="00000000" w:rsidR="00000000" w:rsidRPr="00000000">
        <w:rPr>
          <w:rFonts w:ascii="Arial Narrow" w:cs="Arial Narrow" w:eastAsia="Arial Narrow" w:hAnsi="Arial Narrow"/>
          <w:sz w:val="24"/>
          <w:szCs w:val="24"/>
          <w:rtl w:val="0"/>
        </w:rPr>
        <w:t xml:space="preserve">8</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color w:val="000000"/>
          <w:sz w:val="24"/>
          <w:szCs w:val="24"/>
          <w:u w:val="single"/>
          <w:rtl w:val="0"/>
        </w:rPr>
        <w:t xml:space="preserve">Public Disclosures</w:t>
      </w:r>
      <w:r w:rsidDel="00000000" w:rsidR="00000000" w:rsidRPr="00000000">
        <w:rPr>
          <w:rFonts w:ascii="Arial Narrow" w:cs="Arial Narrow" w:eastAsia="Arial Narrow" w:hAnsi="Arial Narrow"/>
          <w:color w:val="000000"/>
          <w:sz w:val="24"/>
          <w:szCs w:val="24"/>
          <w:rtl w:val="0"/>
        </w:rPr>
        <w:t xml:space="preserve">.  All media releases, public announcements and public disclosures by either Party relating to this Agreement or the subject matter of this Agreement, including promotional or marketing material, but not including announcements intended solely for internal distribution or disclosures to the extent required to meet legal or regulatory requirements beyond the reasonable control of the disclosing Party, will be coordinated with and approved by the other Party prior to release, which such Party may withhold in its sole discretion. </w:t>
      </w:r>
    </w:p>
    <w:p w:rsidR="00000000" w:rsidDel="00000000" w:rsidP="00000000" w:rsidRDefault="00000000" w:rsidRPr="00000000" w14:paraId="00000044">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11.</w:t>
      </w:r>
      <w:r w:rsidDel="00000000" w:rsidR="00000000" w:rsidRPr="00000000">
        <w:rPr>
          <w:rFonts w:ascii="Arial Narrow" w:cs="Arial Narrow" w:eastAsia="Arial Narrow" w:hAnsi="Arial Narrow"/>
          <w:sz w:val="24"/>
          <w:szCs w:val="24"/>
          <w:rtl w:val="0"/>
        </w:rPr>
        <w:t xml:space="preserve">9</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color w:val="000000"/>
          <w:sz w:val="24"/>
          <w:szCs w:val="24"/>
          <w:u w:val="single"/>
          <w:rtl w:val="0"/>
        </w:rPr>
        <w:t xml:space="preserve">No Third Party Beneficiaries</w:t>
      </w:r>
      <w:r w:rsidDel="00000000" w:rsidR="00000000" w:rsidRPr="00000000">
        <w:rPr>
          <w:rFonts w:ascii="Arial Narrow" w:cs="Arial Narrow" w:eastAsia="Arial Narrow" w:hAnsi="Arial Narrow"/>
          <w:color w:val="000000"/>
          <w:sz w:val="24"/>
          <w:szCs w:val="24"/>
          <w:rtl w:val="0"/>
        </w:rPr>
        <w:t xml:space="preserve">. This Agreement is entered into solely between, and may be enforced only by, Consultant and The Company. This Agreement does not create any rights in third parties, including suppliers and customers of a Party, or to create any obligations of a Party to any such third parties. </w:t>
      </w:r>
    </w:p>
    <w:p w:rsidR="00000000" w:rsidDel="00000000" w:rsidP="00000000" w:rsidRDefault="00000000" w:rsidRPr="00000000" w14:paraId="00000045">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11.</w:t>
      </w:r>
      <w:r w:rsidDel="00000000" w:rsidR="00000000" w:rsidRPr="00000000">
        <w:rPr>
          <w:rFonts w:ascii="Arial Narrow" w:cs="Arial Narrow" w:eastAsia="Arial Narrow" w:hAnsi="Arial Narrow"/>
          <w:sz w:val="24"/>
          <w:szCs w:val="24"/>
          <w:rtl w:val="0"/>
        </w:rPr>
        <w:t xml:space="preserve">10</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color w:val="000000"/>
          <w:sz w:val="24"/>
          <w:szCs w:val="24"/>
          <w:u w:val="single"/>
          <w:rtl w:val="0"/>
        </w:rPr>
        <w:t xml:space="preserve">Force Majeure</w:t>
      </w:r>
      <w:r w:rsidDel="00000000" w:rsidR="00000000" w:rsidRPr="00000000">
        <w:rPr>
          <w:rFonts w:ascii="Arial Narrow" w:cs="Arial Narrow" w:eastAsia="Arial Narrow" w:hAnsi="Arial Narrow"/>
          <w:color w:val="000000"/>
          <w:sz w:val="24"/>
          <w:szCs w:val="24"/>
          <w:rtl w:val="0"/>
        </w:rPr>
        <w:t xml:space="preserve">. No Party will be liable for any default or delay in the performance of its obligations under this Agreement if and to the extent such default or delay is caused, directly or indirectly, by fire, flood, earthquake, elements of nature or acts of God, epidemics, future pandemics, riots, civil disorders, political instability, work stoppages, strikes, lock-outs, embargoes or any other cause beyond the reasonable control of such Party; provided the non-performing Party is without fault in causing such default or delay. </w:t>
      </w:r>
    </w:p>
    <w:p w:rsidR="00000000" w:rsidDel="00000000" w:rsidP="00000000" w:rsidRDefault="00000000" w:rsidRPr="00000000" w14:paraId="00000046">
      <w:pPr>
        <w:spacing w:after="0" w:before="8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11.1</w:t>
      </w:r>
      <w:r w:rsidDel="00000000" w:rsidR="00000000" w:rsidRPr="00000000">
        <w:rPr>
          <w:rFonts w:ascii="Arial Narrow" w:cs="Arial Narrow" w:eastAsia="Arial Narrow" w:hAnsi="Arial Narrow"/>
          <w:sz w:val="24"/>
          <w:szCs w:val="24"/>
          <w:rtl w:val="0"/>
        </w:rPr>
        <w:t xml:space="preserve">1</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color w:val="000000"/>
          <w:sz w:val="24"/>
          <w:szCs w:val="24"/>
          <w:u w:val="single"/>
          <w:rtl w:val="0"/>
        </w:rPr>
        <w:t xml:space="preserve">Authority</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sz w:val="24"/>
          <w:szCs w:val="24"/>
          <w:rtl w:val="0"/>
        </w:rPr>
        <w:t xml:space="preserve">The</w:t>
      </w:r>
      <w:r w:rsidDel="00000000" w:rsidR="00000000" w:rsidRPr="00000000">
        <w:rPr>
          <w:rFonts w:ascii="Arial Narrow" w:cs="Arial Narrow" w:eastAsia="Arial Narrow" w:hAnsi="Arial Narrow"/>
          <w:color w:val="000000"/>
          <w:sz w:val="24"/>
          <w:szCs w:val="24"/>
          <w:rtl w:val="0"/>
        </w:rPr>
        <w:t xml:space="preserve">Party executing this Agreement on behalf of </w:t>
      </w:r>
      <w:r w:rsidDel="00000000" w:rsidR="00000000" w:rsidRPr="00000000">
        <w:rPr>
          <w:rFonts w:ascii="Arial Narrow" w:cs="Arial Narrow" w:eastAsia="Arial Narrow" w:hAnsi="Arial Narrow"/>
          <w:sz w:val="24"/>
          <w:szCs w:val="24"/>
          <w:rtl w:val="0"/>
        </w:rPr>
        <w:t xml:space="preserve">Company</w:t>
      </w:r>
      <w:r w:rsidDel="00000000" w:rsidR="00000000" w:rsidRPr="00000000">
        <w:rPr>
          <w:rFonts w:ascii="Arial Narrow" w:cs="Arial Narrow" w:eastAsia="Arial Narrow" w:hAnsi="Arial Narrow"/>
          <w:color w:val="000000"/>
          <w:sz w:val="24"/>
          <w:szCs w:val="24"/>
          <w:rtl w:val="0"/>
        </w:rPr>
        <w:t xml:space="preserve">hereby warrants that: </w:t>
      </w:r>
    </w:p>
    <w:p w:rsidR="00000000" w:rsidDel="00000000" w:rsidP="00000000" w:rsidRDefault="00000000" w:rsidRPr="00000000" w14:paraId="00000047">
      <w:pPr>
        <w:spacing w:after="0" w:before="80" w:line="240" w:lineRule="auto"/>
        <w:ind w:left="425.1968503937008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11.1</w:t>
      </w:r>
      <w:r w:rsidDel="00000000" w:rsidR="00000000" w:rsidRPr="00000000">
        <w:rPr>
          <w:rFonts w:ascii="Arial Narrow" w:cs="Arial Narrow" w:eastAsia="Arial Narrow" w:hAnsi="Arial Narrow"/>
          <w:sz w:val="24"/>
          <w:szCs w:val="24"/>
          <w:rtl w:val="0"/>
        </w:rPr>
        <w:t xml:space="preserve">1</w:t>
      </w:r>
      <w:r w:rsidDel="00000000" w:rsidR="00000000" w:rsidRPr="00000000">
        <w:rPr>
          <w:rFonts w:ascii="Arial Narrow" w:cs="Arial Narrow" w:eastAsia="Arial Narrow" w:hAnsi="Arial Narrow"/>
          <w:color w:val="000000"/>
          <w:sz w:val="24"/>
          <w:szCs w:val="24"/>
          <w:rtl w:val="0"/>
        </w:rPr>
        <w:t xml:space="preserve">.1. The entity on whose behalf such person is signing is duly organized and validly existing under the laws of its state of organization, and </w:t>
      </w:r>
      <w:r w:rsidDel="00000000" w:rsidR="00000000" w:rsidRPr="00000000">
        <w:rPr>
          <w:rFonts w:ascii="Arial Narrow" w:cs="Arial Narrow" w:eastAsia="Arial Narrow" w:hAnsi="Arial Narrow"/>
          <w:sz w:val="24"/>
          <w:szCs w:val="24"/>
          <w:rtl w:val="0"/>
        </w:rPr>
        <w:t xml:space="preserve">is </w:t>
      </w:r>
      <w:r w:rsidDel="00000000" w:rsidR="00000000" w:rsidRPr="00000000">
        <w:rPr>
          <w:rFonts w:ascii="Arial Narrow" w:cs="Arial Narrow" w:eastAsia="Arial Narrow" w:hAnsi="Arial Narrow"/>
          <w:color w:val="000000"/>
          <w:sz w:val="24"/>
          <w:szCs w:val="24"/>
          <w:rtl w:val="0"/>
        </w:rPr>
        <w:t xml:space="preserve">registered in the respective governmental, fiscal, tax and administrative institutions according to their commercial activity. </w:t>
      </w:r>
    </w:p>
    <w:p w:rsidR="00000000" w:rsidDel="00000000" w:rsidP="00000000" w:rsidRDefault="00000000" w:rsidRPr="00000000" w14:paraId="00000048">
      <w:pPr>
        <w:spacing w:after="0" w:before="80" w:line="240" w:lineRule="auto"/>
        <w:ind w:left="425.1968503937008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11.1</w:t>
      </w:r>
      <w:r w:rsidDel="00000000" w:rsidR="00000000" w:rsidRPr="00000000">
        <w:rPr>
          <w:rFonts w:ascii="Arial Narrow" w:cs="Arial Narrow" w:eastAsia="Arial Narrow" w:hAnsi="Arial Narrow"/>
          <w:sz w:val="24"/>
          <w:szCs w:val="24"/>
          <w:rtl w:val="0"/>
        </w:rPr>
        <w:t xml:space="preserve">1</w:t>
      </w:r>
      <w:r w:rsidDel="00000000" w:rsidR="00000000" w:rsidRPr="00000000">
        <w:rPr>
          <w:rFonts w:ascii="Arial Narrow" w:cs="Arial Narrow" w:eastAsia="Arial Narrow" w:hAnsi="Arial Narrow"/>
          <w:color w:val="000000"/>
          <w:sz w:val="24"/>
          <w:szCs w:val="24"/>
          <w:rtl w:val="0"/>
        </w:rPr>
        <w:t xml:space="preserve">.2. Such entity has full right and authority to enter into this Agreement and to perform all of its obligations hereunder; and </w:t>
      </w:r>
    </w:p>
    <w:p w:rsidR="00000000" w:rsidDel="00000000" w:rsidP="00000000" w:rsidRDefault="00000000" w:rsidRPr="00000000" w14:paraId="00000049">
      <w:pPr>
        <w:spacing w:after="0" w:before="80" w:line="240" w:lineRule="auto"/>
        <w:ind w:left="425.19685039370086"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11.1</w:t>
      </w:r>
      <w:r w:rsidDel="00000000" w:rsidR="00000000" w:rsidRPr="00000000">
        <w:rPr>
          <w:rFonts w:ascii="Arial Narrow" w:cs="Arial Narrow" w:eastAsia="Arial Narrow" w:hAnsi="Arial Narrow"/>
          <w:sz w:val="24"/>
          <w:szCs w:val="24"/>
          <w:rtl w:val="0"/>
        </w:rPr>
        <w:t xml:space="preserve">1</w:t>
      </w:r>
      <w:r w:rsidDel="00000000" w:rsidR="00000000" w:rsidRPr="00000000">
        <w:rPr>
          <w:rFonts w:ascii="Arial Narrow" w:cs="Arial Narrow" w:eastAsia="Arial Narrow" w:hAnsi="Arial Narrow"/>
          <w:color w:val="000000"/>
          <w:sz w:val="24"/>
          <w:szCs w:val="24"/>
          <w:rtl w:val="0"/>
        </w:rPr>
        <w:t xml:space="preserve">.3.</w:t>
      </w:r>
      <w:r w:rsidDel="00000000" w:rsidR="00000000" w:rsidRPr="00000000">
        <w:rPr>
          <w:rFonts w:ascii="Arial Narrow" w:cs="Arial Narrow" w:eastAsia="Arial Narrow" w:hAnsi="Arial Narrow"/>
          <w:sz w:val="24"/>
          <w:szCs w:val="24"/>
          <w:rtl w:val="0"/>
        </w:rPr>
        <w:t xml:space="preserve">The Consultant further declares and warrants </w:t>
      </w:r>
      <w:r w:rsidDel="00000000" w:rsidR="00000000" w:rsidRPr="00000000">
        <w:rPr>
          <w:rFonts w:ascii="Arial Narrow" w:cs="Arial Narrow" w:eastAsia="Arial Narrow" w:hAnsi="Arial Narrow"/>
          <w:sz w:val="24"/>
          <w:szCs w:val="24"/>
          <w:rtl w:val="0"/>
        </w:rPr>
        <w:t xml:space="preserve">that</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sz w:val="24"/>
          <w:szCs w:val="24"/>
          <w:rtl w:val="0"/>
        </w:rPr>
        <w:t xml:space="preserve">the Consultant</w:t>
      </w:r>
      <w:r w:rsidDel="00000000" w:rsidR="00000000" w:rsidRPr="00000000">
        <w:rPr>
          <w:rFonts w:ascii="Arial Narrow" w:cs="Arial Narrow" w:eastAsia="Arial Narrow" w:hAnsi="Arial Narrow"/>
          <w:color w:val="000000"/>
          <w:sz w:val="24"/>
          <w:szCs w:val="24"/>
          <w:rtl w:val="0"/>
        </w:rPr>
        <w:t xml:space="preserve"> is duly and validly possessing legal power, capacity, and authorization to </w:t>
      </w:r>
      <w:r w:rsidDel="00000000" w:rsidR="00000000" w:rsidRPr="00000000">
        <w:rPr>
          <w:rFonts w:ascii="Arial Narrow" w:cs="Arial Narrow" w:eastAsia="Arial Narrow" w:hAnsi="Arial Narrow"/>
          <w:sz w:val="24"/>
          <w:szCs w:val="24"/>
          <w:rtl w:val="0"/>
        </w:rPr>
        <w:t xml:space="preserve">enter into this Agreement</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tl w:val="0"/>
        </w:rPr>
      </w:r>
    </w:p>
    <w:p w:rsidR="00000000" w:rsidDel="00000000" w:rsidP="00000000" w:rsidRDefault="00000000" w:rsidRPr="00000000" w14:paraId="0000004A">
      <w:pPr>
        <w:spacing w:after="0" w:before="8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B">
      <w:pPr>
        <w:spacing w:after="0" w:before="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IN WITNESS WHEREOF, the parties hereto have executed this Agreement as of the day and year first above written.</w:t>
      </w:r>
      <w:r w:rsidDel="00000000" w:rsidR="00000000" w:rsidRPr="00000000">
        <w:rPr>
          <w:rtl w:val="0"/>
        </w:rPr>
      </w:r>
    </w:p>
    <w:p w:rsidR="00000000" w:rsidDel="00000000" w:rsidP="00000000" w:rsidRDefault="00000000" w:rsidRPr="00000000" w14:paraId="0000004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          ______________________                                                             ______________________</w:t>
      </w:r>
      <w:r w:rsidDel="00000000" w:rsidR="00000000" w:rsidRPr="00000000">
        <w:rPr>
          <w:rtl w:val="0"/>
        </w:rPr>
      </w:r>
    </w:p>
    <w:p w:rsidR="00000000" w:rsidDel="00000000" w:rsidP="00000000" w:rsidRDefault="00000000" w:rsidRPr="00000000" w14:paraId="0000004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COMPANY</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b w:val="1"/>
          <w:sz w:val="24"/>
          <w:szCs w:val="24"/>
          <w:rtl w:val="0"/>
        </w:rPr>
        <w:t xml:space="preserve">CONSULTANT</w:t>
      </w:r>
      <w:r w:rsidDel="00000000" w:rsidR="00000000" w:rsidRPr="00000000">
        <w:rPr>
          <w:rtl w:val="0"/>
        </w:rPr>
      </w:r>
    </w:p>
    <w:p w:rsidR="00000000" w:rsidDel="00000000" w:rsidP="00000000" w:rsidRDefault="00000000" w:rsidRPr="00000000" w14:paraId="0000004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sz w:val="24"/>
          <w:szCs w:val="24"/>
          <w:rtl w:val="0"/>
        </w:rPr>
        <w:t xml:space="preserve">Silicon Tango</w:t>
      </w:r>
      <w:r w:rsidDel="00000000" w:rsidR="00000000" w:rsidRPr="00000000">
        <w:rPr>
          <w:rFonts w:ascii="Arial Narrow" w:cs="Arial Narrow" w:eastAsia="Arial Narrow" w:hAnsi="Arial Narrow"/>
          <w:color w:val="000000"/>
          <w:sz w:val="24"/>
          <w:szCs w:val="24"/>
          <w:rtl w:val="0"/>
        </w:rPr>
        <w:t xml:space="preserve">, LLC                                                                               </w:t>
      </w:r>
      <w:r w:rsidDel="00000000" w:rsidR="00000000" w:rsidRPr="00000000">
        <w:rPr>
          <w:rFonts w:ascii="Arial Narrow" w:cs="Arial Narrow" w:eastAsia="Arial Narrow" w:hAnsi="Arial Narrow"/>
          <w:color w:val="ff0000"/>
          <w:sz w:val="24"/>
          <w:szCs w:val="24"/>
          <w:rtl w:val="0"/>
        </w:rPr>
        <w:t xml:space="preserve">Consultant’s </w:t>
      </w:r>
      <w:r w:rsidDel="00000000" w:rsidR="00000000" w:rsidRPr="00000000">
        <w:rPr>
          <w:rFonts w:ascii="Arial Narrow" w:cs="Arial Narrow" w:eastAsia="Arial Narrow" w:hAnsi="Arial Narrow"/>
          <w:color w:val="ff0000"/>
          <w:sz w:val="24"/>
          <w:szCs w:val="24"/>
          <w:rtl w:val="0"/>
        </w:rPr>
        <w:t xml:space="preserve">name</w:t>
      </w:r>
      <w:r w:rsidDel="00000000" w:rsidR="00000000" w:rsidRPr="00000000">
        <w:rPr>
          <w:rtl w:val="0"/>
        </w:rPr>
      </w:r>
    </w:p>
    <w:p w:rsidR="00000000" w:rsidDel="00000000" w:rsidP="00000000" w:rsidRDefault="00000000" w:rsidRPr="00000000" w14:paraId="0000005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     By:                                                                                                    By:</w:t>
      </w:r>
      <w:r w:rsidDel="00000000" w:rsidR="00000000" w:rsidRPr="00000000">
        <w:rPr>
          <w:rtl w:val="0"/>
        </w:rPr>
      </w:r>
    </w:p>
    <w:p w:rsidR="00000000" w:rsidDel="00000000" w:rsidP="00000000" w:rsidRDefault="00000000" w:rsidRPr="00000000" w14:paraId="00000051">
      <w:pPr>
        <w:jc w:val="both"/>
        <w:rPr>
          <w:rFonts w:ascii="Arial Narrow" w:cs="Arial Narrow" w:eastAsia="Arial Narrow" w:hAnsi="Arial Narrow"/>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Gaston Jukic" w:id="4" w:date="2022-06-08T16:03:56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Terminar de definir jurisdicción y ley aplicable</w:t>
      </w:r>
    </w:p>
  </w:comment>
  <w:comment w:author="Gaston Jukic" w:id="1" w:date="2022-06-23T11:41:15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Bonos por rendimiento ?</w:t>
      </w:r>
    </w:p>
  </w:comment>
  <w:comment w:author="Florencia Groisman" w:id="2" w:date="2022-06-09T16:16:50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Estamos ok con que responda la Compañía por terceros a los que les cede la posición contractual?</w:t>
      </w:r>
    </w:p>
  </w:comment>
  <w:comment w:author="Gaston Jukic" w:id="3" w:date="2022-06-23T12:14:28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 lo sacaría. aunque entiendo que no es la idea ceder</w:t>
      </w:r>
    </w:p>
  </w:comment>
  <w:comment w:author="Gaston Jukic" w:id="0" w:date="2022-06-10T19:51:58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Confirmar con cliente si los servicios están bien.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52" w15:done="0"/>
  <w15:commentEx w15:paraId="00000053" w15:done="0"/>
  <w15:commentEx w15:paraId="00000054" w15:done="0"/>
  <w15:commentEx w15:paraId="00000055" w15:paraIdParent="00000054" w15:done="0"/>
  <w15:commentEx w15:paraId="0000005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610D14"/>
    <w:pPr>
      <w:spacing w:after="100" w:afterAutospacing="1" w:before="100" w:beforeAutospacing="1" w:line="240" w:lineRule="auto"/>
    </w:pPr>
    <w:rPr>
      <w:rFonts w:ascii="Times New Roman" w:cs="Times New Roman" w:eastAsia="Times New Roman" w:hAnsi="Times New Roman"/>
      <w:sz w:val="24"/>
      <w:szCs w:val="24"/>
    </w:rPr>
  </w:style>
  <w:style w:type="character" w:styleId="Refdecomentario">
    <w:name w:val="annotation reference"/>
    <w:basedOn w:val="Fuentedeprrafopredeter"/>
    <w:uiPriority w:val="99"/>
    <w:semiHidden w:val="1"/>
    <w:unhideWhenUsed w:val="1"/>
    <w:rsid w:val="00C20415"/>
    <w:rPr>
      <w:sz w:val="16"/>
      <w:szCs w:val="16"/>
    </w:rPr>
  </w:style>
  <w:style w:type="paragraph" w:styleId="Textocomentario">
    <w:name w:val="annotation text"/>
    <w:basedOn w:val="Normal"/>
    <w:link w:val="TextocomentarioCar"/>
    <w:uiPriority w:val="99"/>
    <w:semiHidden w:val="1"/>
    <w:unhideWhenUsed w:val="1"/>
    <w:rsid w:val="00C2041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C2041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C20415"/>
    <w:rPr>
      <w:b w:val="1"/>
      <w:bCs w:val="1"/>
    </w:rPr>
  </w:style>
  <w:style w:type="character" w:styleId="AsuntodelcomentarioCar" w:customStyle="1">
    <w:name w:val="Asunto del comentario Car"/>
    <w:basedOn w:val="TextocomentarioCar"/>
    <w:link w:val="Asuntodelcomentario"/>
    <w:uiPriority w:val="99"/>
    <w:semiHidden w:val="1"/>
    <w:rsid w:val="00C20415"/>
    <w:rPr>
      <w:b w:val="1"/>
      <w:bCs w:val="1"/>
      <w:sz w:val="20"/>
      <w:szCs w:val="20"/>
    </w:rPr>
  </w:style>
  <w:style w:type="paragraph" w:styleId="Textodeglobo">
    <w:name w:val="Balloon Text"/>
    <w:basedOn w:val="Normal"/>
    <w:link w:val="TextodegloboCar"/>
    <w:uiPriority w:val="99"/>
    <w:semiHidden w:val="1"/>
    <w:unhideWhenUsed w:val="1"/>
    <w:rsid w:val="00C2041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20415"/>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tqrhsn@gmai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lVRhhHFyoFCNGsgDAF2qLtLMdQ==">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2022-06-01T13:48:00Z</dcterms:created>
  <dc:creator>Admin</dc:creator>
</cp:coreProperties>
</file>