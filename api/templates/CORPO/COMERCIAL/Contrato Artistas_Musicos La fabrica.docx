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widowControl w:val="1"/>
        <w:spacing w:after="0" w:line="276"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3">
      <w:pPr>
        <w:widowControl w:val="1"/>
        <w:tabs>
          <w:tab w:val="center" w:leader="none" w:pos="4680"/>
          <w:tab w:val="right" w:leader="none" w:pos="9360"/>
        </w:tabs>
        <w:spacing w:after="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rPr>
        <w:drawing>
          <wp:inline distB="0" distT="0" distL="0" distR="0">
            <wp:extent cx="2298700" cy="749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987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tl w:val="0"/>
        </w:rPr>
      </w:r>
    </w:p>
    <w:sdt>
      <w:sdtPr>
        <w:id w:val="-2053247760"/>
        <w:tag w:val="goog_rdk_7"/>
      </w:sdtPr>
      <w:sdtContent>
        <w:p w:rsidR="00000000" w:rsidDel="00000000" w:rsidP="00000000" w:rsidRDefault="00000000" w:rsidRPr="00000000" w14:paraId="00000005">
          <w:pPr>
            <w:spacing w:after="0" w:before="72" w:lineRule="auto"/>
            <w:ind w:right="560.6692913385831"/>
            <w:jc w:val="right"/>
            <w:rPr>
              <w:ins w:author="Agustina Varona" w:id="0" w:date="2025-09-30T17:57:40Z"/>
              <w:rFonts w:ascii="Arial Narrow" w:cs="Arial Narrow" w:eastAsia="Arial Narrow" w:hAnsi="Arial Narrow"/>
              <w:rPrChange w:author="Agustina Varona" w:id="1" w:date="2025-09-30T17:57:40Z">
                <w:rPr>
                  <w:rFonts w:ascii="Arial Narrow" w:cs="Arial Narrow" w:eastAsia="Arial Narrow" w:hAnsi="Arial Narrow"/>
                </w:rPr>
              </w:rPrChange>
            </w:rPr>
          </w:pPr>
          <w:sdt>
            <w:sdtPr>
              <w:id w:val="930021547"/>
              <w:tag w:val="goog_rdk_1"/>
            </w:sdtPr>
            <w:sdtContent>
              <w:ins w:author="Agustina Varona" w:id="0" w:date="2025-09-30T17:57:40Z"/>
              <w:sdt>
                <w:sdtPr>
                  <w:id w:val="-2102298771"/>
                  <w:tag w:val="goog_rdk_2"/>
                </w:sdtPr>
                <w:sdtContent>
                  <w:ins w:author="Agustina Varona" w:id="0" w:date="2025-09-30T17:57:40Z">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Ciudad Autónoma de Buenos Aires, </w:t>
                    </w:r>
                  </w:ins>
                </w:sdtContent>
              </w:sdt>
              <w:ins w:author="Agustina Varona" w:id="0" w:date="2025-09-30T17:57:40Z">
                <w:sdt>
                  <w:sdtPr>
                    <w:id w:val="31191151"/>
                    <w:tag w:val="goog_rdk_3"/>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(dia)</w:t>
                    </w:r>
                  </w:sdtContent>
                </w:sdt>
                <w:sdt>
                  <w:sdtPr>
                    <w:id w:val="-37069049"/>
                    <w:tag w:val="goog_rdk_4"/>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de </w:t>
                    </w:r>
                  </w:sdtContent>
                </w:sdt>
                <w:sdt>
                  <w:sdtPr>
                    <w:id w:val="895976560"/>
                    <w:tag w:val="goog_rdk_5"/>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(mes)</w:t>
                    </w:r>
                  </w:sdtContent>
                </w:sdt>
                <w:sdt>
                  <w:sdtPr>
                    <w:id w:val="-1200511144"/>
                    <w:tag w:val="goog_rdk_6"/>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de 2025</w:t>
                    </w:r>
                  </w:sdtContent>
                </w:sdt>
              </w:ins>
            </w:sdtContent>
          </w:sdt>
        </w:p>
      </w:sdtContent>
    </w:sdt>
    <w:sdt>
      <w:sdtPr>
        <w:id w:val="-1862965276"/>
        <w:tag w:val="goog_rdk_10"/>
      </w:sdtPr>
      <w:sdtContent>
        <w:p w:rsidR="00000000" w:rsidDel="00000000" w:rsidP="00000000" w:rsidRDefault="00000000" w:rsidRPr="00000000" w14:paraId="00000006">
          <w:pPr>
            <w:spacing w:after="0"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1397603029"/>
              <w:tag w:val="goog_rdk_8"/>
            </w:sdtPr>
            <w:sdtContent>
              <w:ins w:author="Agustina Varona" w:id="0" w:date="2025-09-30T17:57:40Z"/>
              <w:sdt>
                <w:sdtPr>
                  <w:id w:val="-1979306431"/>
                  <w:tag w:val="goog_rdk_9"/>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1694942890"/>
        <w:tag w:val="goog_rdk_13"/>
      </w:sdtPr>
      <w:sdtContent>
        <w:p w:rsidR="00000000" w:rsidDel="00000000" w:rsidP="00000000" w:rsidRDefault="00000000" w:rsidRPr="00000000" w14:paraId="00000007">
          <w:pPr>
            <w:spacing w:after="0" w:lineRule="auto"/>
            <w:ind w:right="560.6692913385831"/>
            <w:jc w:val="both"/>
            <w:rPr>
              <w:ins w:author="Agustina Varona" w:id="0" w:date="2025-09-30T17:57:40Z"/>
              <w:rFonts w:ascii="Arial Narrow" w:cs="Arial Narrow" w:eastAsia="Arial Narrow" w:hAnsi="Arial Narrow"/>
              <w:b w:val="1"/>
              <w:rPrChange w:author="Agustina Varona" w:id="1" w:date="2025-09-30T17:57:40Z">
                <w:rPr>
                  <w:rFonts w:ascii="Arial Narrow" w:cs="Arial Narrow" w:eastAsia="Arial Narrow" w:hAnsi="Arial Narrow"/>
                  <w:b w:val="1"/>
                </w:rPr>
              </w:rPrChange>
            </w:rPr>
          </w:pPr>
          <w:sdt>
            <w:sdtPr>
              <w:id w:val="606458351"/>
              <w:tag w:val="goog_rdk_11"/>
            </w:sdtPr>
            <w:sdtContent>
              <w:ins w:author="Agustina Varona" w:id="0" w:date="2025-09-30T17:57:40Z"/>
              <w:sdt>
                <w:sdtPr>
                  <w:id w:val="1277833923"/>
                  <w:tag w:val="goog_rdk_12"/>
                </w:sdtPr>
                <w:sdtContent>
                  <w:ins w:author="Agustina Varona" w:id="0" w:date="2025-09-30T17:57:40Z">
                    <w:r w:rsidDel="00000000" w:rsidR="00000000" w:rsidRPr="00000000">
                      <w:rPr>
                        <w:rFonts w:ascii="Arial Narrow" w:cs="Arial Narrow" w:eastAsia="Arial Narrow" w:hAnsi="Arial Narrow"/>
                        <w:b w:val="1"/>
                        <w:rtl w:val="0"/>
                        <w:rPrChange w:author="Agustina Varona" w:id="1" w:date="2025-09-30T17:57:40Z">
                          <w:rPr>
                            <w:rFonts w:ascii="Arial Narrow" w:cs="Arial Narrow" w:eastAsia="Arial Narrow" w:hAnsi="Arial Narrow"/>
                            <w:b w:val="1"/>
                          </w:rPr>
                        </w:rPrChange>
                      </w:rPr>
                      <w:t xml:space="preserve">DOS CERO UNO S.A. </w:t>
                    </w:r>
                  </w:ins>
                </w:sdtContent>
              </w:sdt>
              <w:ins w:author="Agustina Varona" w:id="0" w:date="2025-09-30T17:57:40Z"/>
            </w:sdtContent>
          </w:sdt>
        </w:p>
      </w:sdtContent>
    </w:sdt>
    <w:sdt>
      <w:sdtPr>
        <w:id w:val="557277040"/>
        <w:tag w:val="goog_rdk_16"/>
      </w:sdtPr>
      <w:sdtContent>
        <w:p w:rsidR="00000000" w:rsidDel="00000000" w:rsidP="00000000" w:rsidRDefault="00000000" w:rsidRPr="00000000" w14:paraId="00000008">
          <w:pPr>
            <w:spacing w:after="0" w:lineRule="auto"/>
            <w:ind w:right="560.6692913385831"/>
            <w:jc w:val="both"/>
            <w:rPr>
              <w:ins w:author="Agustina Varona" w:id="0" w:date="2025-09-30T17:57:40Z"/>
              <w:rFonts w:ascii="Arial Narrow" w:cs="Arial Narrow" w:eastAsia="Arial Narrow" w:hAnsi="Arial Narrow"/>
              <w:b w:val="1"/>
              <w:rPrChange w:author="Agustina Varona" w:id="1" w:date="2025-09-30T17:57:40Z">
                <w:rPr>
                  <w:rFonts w:ascii="Arial" w:cs="Arial" w:eastAsia="Arial" w:hAnsi="Arial"/>
                </w:rPr>
              </w:rPrChange>
            </w:rPr>
          </w:pPr>
          <w:sdt>
            <w:sdtPr>
              <w:id w:val="201198356"/>
              <w:tag w:val="goog_rdk_14"/>
            </w:sdtPr>
            <w:sdtContent>
              <w:ins w:author="Agustina Varona" w:id="0" w:date="2025-09-30T17:57:40Z"/>
              <w:sdt>
                <w:sdtPr>
                  <w:id w:val="-2130537698"/>
                  <w:tag w:val="goog_rdk_15"/>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1550179695"/>
        <w:tag w:val="goog_rdk_19"/>
      </w:sdtPr>
      <w:sdtContent>
        <w:p w:rsidR="00000000" w:rsidDel="00000000" w:rsidP="00000000" w:rsidRDefault="00000000" w:rsidRPr="00000000" w14:paraId="00000009">
          <w:pPr>
            <w:spacing w:after="0" w:lineRule="auto"/>
            <w:ind w:right="560.6692913385831"/>
            <w:jc w:val="both"/>
            <w:rPr>
              <w:ins w:author="Agustina Varona" w:id="0" w:date="2025-09-30T17:57:40Z"/>
              <w:rFonts w:ascii="Arial Narrow" w:cs="Arial Narrow" w:eastAsia="Arial Narrow" w:hAnsi="Arial Narrow"/>
              <w:b w:val="1"/>
              <w:rPrChange w:author="Agustina Varona" w:id="1" w:date="2025-09-30T17:57:40Z">
                <w:rPr>
                  <w:rFonts w:ascii="Arial Narrow" w:cs="Arial Narrow" w:eastAsia="Arial Narrow" w:hAnsi="Arial Narrow"/>
                  <w:b w:val="1"/>
                </w:rPr>
              </w:rPrChange>
            </w:rPr>
          </w:pPr>
          <w:sdt>
            <w:sdtPr>
              <w:id w:val="299484845"/>
              <w:tag w:val="goog_rdk_17"/>
            </w:sdtPr>
            <w:sdtContent>
              <w:ins w:author="Agustina Varona" w:id="0" w:date="2025-09-30T17:57:40Z"/>
              <w:sdt>
                <w:sdtPr>
                  <w:id w:val="267268657"/>
                  <w:tag w:val="goog_rdk_18"/>
                </w:sdtPr>
                <w:sdtContent>
                  <w:ins w:author="Agustina Varona" w:id="0" w:date="2025-09-30T17:57:40Z">
                    <w:r w:rsidDel="00000000" w:rsidR="00000000" w:rsidRPr="00000000">
                      <w:rPr>
                        <w:rFonts w:ascii="Arial Narrow" w:cs="Arial Narrow" w:eastAsia="Arial Narrow" w:hAnsi="Arial Narrow"/>
                        <w:b w:val="1"/>
                        <w:rtl w:val="0"/>
                        <w:rPrChange w:author="Agustina Varona" w:id="1" w:date="2025-09-30T17:57:40Z">
                          <w:rPr>
                            <w:rFonts w:ascii="Arial Narrow" w:cs="Arial Narrow" w:eastAsia="Arial Narrow" w:hAnsi="Arial Narrow"/>
                            <w:b w:val="1"/>
                          </w:rPr>
                        </w:rPrChange>
                      </w:rPr>
                      <w:t xml:space="preserve">CUIT 30-71896676-7</w:t>
                    </w:r>
                  </w:ins>
                </w:sdtContent>
              </w:sdt>
              <w:ins w:author="Agustina Varona" w:id="0" w:date="2025-09-30T17:57:40Z"/>
            </w:sdtContent>
          </w:sdt>
        </w:p>
      </w:sdtContent>
    </w:sdt>
    <w:sdt>
      <w:sdtPr>
        <w:id w:val="-1089528551"/>
        <w:tag w:val="goog_rdk_22"/>
      </w:sdtPr>
      <w:sdtContent>
        <w:p w:rsidR="00000000" w:rsidDel="00000000" w:rsidP="00000000" w:rsidRDefault="00000000" w:rsidRPr="00000000" w14:paraId="0000000A">
          <w:pPr>
            <w:pStyle w:val="Heading4"/>
            <w:keepNext w:val="0"/>
            <w:keepLines w:val="0"/>
            <w:spacing w:after="0" w:before="42" w:lineRule="auto"/>
            <w:ind w:right="560.6692913385831"/>
            <w:jc w:val="both"/>
            <w:rPr>
              <w:ins w:author="Agustina Varona" w:id="0" w:date="2025-09-30T17:57:40Z"/>
              <w:rFonts w:ascii="Arial Narrow" w:cs="Arial Narrow" w:eastAsia="Arial Narrow" w:hAnsi="Arial Narrow"/>
              <w:sz w:val="22"/>
              <w:szCs w:val="22"/>
              <w:rPrChange w:author="Agustina Varona" w:id="1" w:date="2025-09-30T17:57:40Z">
                <w:rPr>
                  <w:rFonts w:ascii="Arial" w:cs="Arial" w:eastAsia="Arial" w:hAnsi="Arial"/>
                </w:rPr>
              </w:rPrChange>
            </w:rPr>
          </w:pPr>
          <w:sdt>
            <w:sdtPr>
              <w:id w:val="-284992171"/>
              <w:tag w:val="goog_rdk_20"/>
            </w:sdtPr>
            <w:sdtContent>
              <w:ins w:author="Agustina Varona" w:id="0" w:date="2025-09-30T17:57:40Z"/>
              <w:sdt>
                <w:sdtPr>
                  <w:id w:val="-1331587141"/>
                  <w:tag w:val="goog_rdk_21"/>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895971259"/>
        <w:tag w:val="goog_rdk_25"/>
      </w:sdtPr>
      <w:sdtContent>
        <w:p w:rsidR="00000000" w:rsidDel="00000000" w:rsidP="00000000" w:rsidRDefault="00000000" w:rsidRPr="00000000" w14:paraId="0000000B">
          <w:pPr>
            <w:pStyle w:val="Heading4"/>
            <w:keepNext w:val="0"/>
            <w:keepLines w:val="0"/>
            <w:spacing w:after="0" w:before="42" w:lineRule="auto"/>
            <w:ind w:right="560.6692913385831"/>
            <w:jc w:val="both"/>
            <w:rPr>
              <w:ins w:author="Agustina Varona" w:id="0" w:date="2025-09-30T17:57:40Z"/>
              <w:rFonts w:ascii="Arial Narrow" w:cs="Arial Narrow" w:eastAsia="Arial Narrow" w:hAnsi="Arial Narrow"/>
              <w:sz w:val="22"/>
              <w:szCs w:val="22"/>
              <w:rPrChange w:author="Agustina Varona" w:id="1" w:date="2025-09-30T17:57:40Z">
                <w:rPr>
                  <w:rFonts w:ascii="Arial Narrow" w:cs="Arial Narrow" w:eastAsia="Arial Narrow" w:hAnsi="Arial Narrow"/>
                  <w:sz w:val="22"/>
                  <w:szCs w:val="22"/>
                </w:rPr>
              </w:rPrChange>
            </w:rPr>
          </w:pPr>
          <w:sdt>
            <w:sdtPr>
              <w:id w:val="-204551245"/>
              <w:tag w:val="goog_rdk_23"/>
            </w:sdtPr>
            <w:sdtContent>
              <w:ins w:author="Agustina Varona" w:id="0" w:date="2025-09-30T17:57:40Z"/>
              <w:sdt>
                <w:sdtPr>
                  <w:id w:val="1235738041"/>
                  <w:tag w:val="goog_rdk_24"/>
                </w:sdtPr>
                <w:sdtContent>
                  <w:ins w:author="Agustina Varona" w:id="0" w:date="2025-09-30T17:57:40Z">
                    <w:r w:rsidDel="00000000" w:rsidR="00000000" w:rsidRPr="00000000">
                      <w:rPr>
                        <w:rFonts w:ascii="Arial Narrow" w:cs="Arial Narrow" w:eastAsia="Arial Narrow" w:hAnsi="Arial Narrow"/>
                        <w:sz w:val="22"/>
                        <w:szCs w:val="22"/>
                        <w:rtl w:val="0"/>
                        <w:rPrChange w:author="Agustina Varona" w:id="1" w:date="2025-09-30T17:57:40Z">
                          <w:rPr>
                            <w:rFonts w:ascii="Arial Narrow" w:cs="Arial Narrow" w:eastAsia="Arial Narrow" w:hAnsi="Arial Narrow"/>
                            <w:sz w:val="22"/>
                            <w:szCs w:val="22"/>
                          </w:rPr>
                        </w:rPrChange>
                      </w:rPr>
                      <w:t xml:space="preserve">Presente.-</w:t>
                    </w:r>
                  </w:ins>
                </w:sdtContent>
              </w:sdt>
              <w:ins w:author="Agustina Varona" w:id="0" w:date="2025-09-30T17:57:40Z"/>
            </w:sdtContent>
          </w:sdt>
        </w:p>
      </w:sdtContent>
    </w:sdt>
    <w:sdt>
      <w:sdtPr>
        <w:id w:val="-607974166"/>
        <w:tag w:val="goog_rdk_28"/>
      </w:sdtPr>
      <w:sdtContent>
        <w:p w:rsidR="00000000" w:rsidDel="00000000" w:rsidP="00000000" w:rsidRDefault="00000000" w:rsidRPr="00000000" w14:paraId="0000000C">
          <w:pPr>
            <w:spacing w:after="0" w:before="78" w:lineRule="auto"/>
            <w:ind w:right="560.6692913385831"/>
            <w:jc w:val="both"/>
            <w:rPr>
              <w:ins w:author="Agustina Varona" w:id="0" w:date="2025-09-30T17:57:40Z"/>
              <w:rFonts w:ascii="Arial Narrow" w:cs="Arial Narrow" w:eastAsia="Arial Narrow" w:hAnsi="Arial Narrow"/>
              <w:b w:val="1"/>
              <w:rPrChange w:author="Agustina Varona" w:id="1" w:date="2025-09-30T17:57:40Z">
                <w:rPr>
                  <w:rFonts w:ascii="Arial" w:cs="Arial" w:eastAsia="Arial" w:hAnsi="Arial"/>
                </w:rPr>
              </w:rPrChange>
            </w:rPr>
          </w:pPr>
          <w:sdt>
            <w:sdtPr>
              <w:id w:val="-1860752367"/>
              <w:tag w:val="goog_rdk_26"/>
            </w:sdtPr>
            <w:sdtContent>
              <w:ins w:author="Agustina Varona" w:id="0" w:date="2025-09-30T17:57:40Z"/>
              <w:sdt>
                <w:sdtPr>
                  <w:id w:val="732098405"/>
                  <w:tag w:val="goog_rdk_27"/>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54958325"/>
        <w:tag w:val="goog_rdk_31"/>
      </w:sdtPr>
      <w:sdtContent>
        <w:p w:rsidR="00000000" w:rsidDel="00000000" w:rsidP="00000000" w:rsidRDefault="00000000" w:rsidRPr="00000000" w14:paraId="0000000D">
          <w:pPr>
            <w:spacing w:after="0" w:lineRule="auto"/>
            <w:ind w:right="560.6692913385831"/>
            <w:jc w:val="right"/>
            <w:rPr>
              <w:ins w:author="Agustina Varona" w:id="0" w:date="2025-09-30T17:57:40Z"/>
              <w:rFonts w:ascii="Arial Narrow" w:cs="Arial Narrow" w:eastAsia="Arial Narrow" w:hAnsi="Arial Narrow"/>
              <w:u w:val="single"/>
              <w:rPrChange w:author="Agustina Varona" w:id="1" w:date="2025-09-30T17:57:40Z">
                <w:rPr>
                  <w:rFonts w:ascii="Arial Narrow" w:cs="Arial Narrow" w:eastAsia="Arial Narrow" w:hAnsi="Arial Narrow"/>
                </w:rPr>
              </w:rPrChange>
            </w:rPr>
          </w:pPr>
          <w:sdt>
            <w:sdtPr>
              <w:id w:val="889258333"/>
              <w:tag w:val="goog_rdk_29"/>
            </w:sdtPr>
            <w:sdtContent>
              <w:ins w:author="Agustina Varona" w:id="0" w:date="2025-09-30T17:57:40Z"/>
              <w:sdt>
                <w:sdtPr>
                  <w:id w:val="602216369"/>
                  <w:tag w:val="goog_rdk_30"/>
                </w:sdtPr>
                <w:sdtContent>
                  <w:ins w:author="Agustina Varona" w:id="0" w:date="2025-09-30T17:57:40Z">
                    <w:r w:rsidDel="00000000" w:rsidR="00000000" w:rsidRPr="00000000">
                      <w:rPr>
                        <w:rFonts w:ascii="Arial Narrow" w:cs="Arial Narrow" w:eastAsia="Arial Narrow" w:hAnsi="Arial Narrow"/>
                        <w:u w:val="single"/>
                        <w:rtl w:val="0"/>
                        <w:rPrChange w:author="Agustina Varona" w:id="1" w:date="2025-09-30T17:57:40Z">
                          <w:rPr>
                            <w:rFonts w:ascii="Arial Narrow" w:cs="Arial Narrow" w:eastAsia="Arial Narrow" w:hAnsi="Arial Narrow"/>
                          </w:rPr>
                        </w:rPrChange>
                      </w:rPr>
                      <w:t xml:space="preserve">Ref: Oferta para la celebración de Contrato de Presentación Artística.</w:t>
                    </w:r>
                  </w:ins>
                </w:sdtContent>
              </w:sdt>
              <w:ins w:author="Agustina Varona" w:id="0" w:date="2025-09-30T17:57:40Z"/>
            </w:sdtContent>
          </w:sdt>
        </w:p>
      </w:sdtContent>
    </w:sdt>
    <w:sdt>
      <w:sdtPr>
        <w:id w:val="-1418657846"/>
        <w:tag w:val="goog_rdk_34"/>
      </w:sdtPr>
      <w:sdtContent>
        <w:p w:rsidR="00000000" w:rsidDel="00000000" w:rsidP="00000000" w:rsidRDefault="00000000" w:rsidRPr="00000000" w14:paraId="0000000E">
          <w:pPr>
            <w:spacing w:after="0"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1328852636"/>
              <w:tag w:val="goog_rdk_32"/>
            </w:sdtPr>
            <w:sdtContent>
              <w:ins w:author="Agustina Varona" w:id="0" w:date="2025-09-30T17:57:40Z"/>
              <w:sdt>
                <w:sdtPr>
                  <w:id w:val="1514004282"/>
                  <w:tag w:val="goog_rdk_33"/>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1856526696"/>
        <w:tag w:val="goog_rdk_37"/>
      </w:sdtPr>
      <w:sdtContent>
        <w:p w:rsidR="00000000" w:rsidDel="00000000" w:rsidP="00000000" w:rsidRDefault="00000000" w:rsidRPr="00000000" w14:paraId="0000000F">
          <w:pPr>
            <w:spacing w:after="0"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Narrow" w:cs="Arial Narrow" w:eastAsia="Arial Narrow" w:hAnsi="Arial Narrow"/>
                </w:rPr>
              </w:rPrChange>
            </w:rPr>
          </w:pPr>
          <w:sdt>
            <w:sdtPr>
              <w:id w:val="-1933996220"/>
              <w:tag w:val="goog_rdk_35"/>
            </w:sdtPr>
            <w:sdtContent>
              <w:ins w:author="Agustina Varona" w:id="0" w:date="2025-09-30T17:57:40Z"/>
              <w:sdt>
                <w:sdtPr>
                  <w:id w:val="-820757748"/>
                  <w:tag w:val="goog_rdk_36"/>
                </w:sdtPr>
                <w:sdtContent>
                  <w:ins w:author="Agustina Varona" w:id="0" w:date="2025-09-30T17:57:40Z">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De nuestra consideración:</w:t>
                    </w:r>
                  </w:ins>
                </w:sdtContent>
              </w:sdt>
              <w:ins w:author="Agustina Varona" w:id="0" w:date="2025-09-30T17:57:40Z"/>
            </w:sdtContent>
          </w:sdt>
        </w:p>
      </w:sdtContent>
    </w:sdt>
    <w:sdt>
      <w:sdtPr>
        <w:id w:val="1790049619"/>
        <w:tag w:val="goog_rdk_40"/>
      </w:sdtPr>
      <w:sdtContent>
        <w:p w:rsidR="00000000" w:rsidDel="00000000" w:rsidP="00000000" w:rsidRDefault="00000000" w:rsidRPr="00000000" w14:paraId="00000010">
          <w:pPr>
            <w:spacing w:after="0" w:before="54"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2040506720"/>
              <w:tag w:val="goog_rdk_38"/>
            </w:sdtPr>
            <w:sdtContent>
              <w:ins w:author="Agustina Varona" w:id="0" w:date="2025-09-30T17:57:40Z"/>
              <w:sdt>
                <w:sdtPr>
                  <w:id w:val="405277773"/>
                  <w:tag w:val="goog_rdk_39"/>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798304101"/>
        <w:tag w:val="goog_rdk_60"/>
      </w:sdtPr>
      <w:sdtContent>
        <w:p w:rsidR="00000000" w:rsidDel="00000000" w:rsidP="00000000" w:rsidRDefault="00000000" w:rsidRPr="00000000" w14:paraId="00000011">
          <w:pPr>
            <w:spacing w:after="0" w:lineRule="auto"/>
            <w:ind w:right="560.6692913385831" w:firstLine="720"/>
            <w:jc w:val="both"/>
            <w:rPr>
              <w:ins w:author="Agustina Varona" w:id="0" w:date="2025-09-30T17:57:40Z"/>
              <w:rFonts w:ascii="Arial Narrow" w:cs="Arial Narrow" w:eastAsia="Arial Narrow" w:hAnsi="Arial Narrow"/>
              <w:rPrChange w:author="Agustina Varona" w:id="1" w:date="2025-09-30T17:57:40Z">
                <w:rPr>
                  <w:rFonts w:ascii="Arial Narrow" w:cs="Arial Narrow" w:eastAsia="Arial Narrow" w:hAnsi="Arial Narrow"/>
                </w:rPr>
              </w:rPrChange>
            </w:rPr>
          </w:pPr>
          <w:sdt>
            <w:sdtPr>
              <w:id w:val="-186714910"/>
              <w:tag w:val="goog_rdk_41"/>
            </w:sdtPr>
            <w:sdtContent>
              <w:ins w:author="Agustina Varona" w:id="0" w:date="2025-09-30T17:57:40Z"/>
              <w:sdt>
                <w:sdtPr>
                  <w:id w:val="-1416303482"/>
                  <w:tag w:val="goog_rdk_42"/>
                </w:sdtPr>
                <w:sdtContent>
                  <w:ins w:author="Agustina Varona" w:id="0" w:date="2025-09-30T17:57:40Z">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Tengo el agrado de dirigirme a Ud., quien suscribe la presente, (</w:t>
                    </w:r>
                  </w:ins>
                </w:sdtContent>
              </w:sdt>
              <w:ins w:author="Agustina Varona" w:id="0" w:date="2025-09-30T17:57:40Z">
                <w:sdt>
                  <w:sdtPr>
                    <w:id w:val="1388137049"/>
                    <w:tag w:val="goog_rdk_43"/>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nombre y apellido del representante</w:t>
                    </w:r>
                  </w:sdtContent>
                </w:sdt>
                <w:sdt>
                  <w:sdtPr>
                    <w:id w:val="1699067344"/>
                    <w:tag w:val="goog_rdk_44"/>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titular del DNI (</w:t>
                    </w:r>
                  </w:sdtContent>
                </w:sdt>
                <w:sdt>
                  <w:sdtPr>
                    <w:id w:val="-170933093"/>
                    <w:tag w:val="goog_rdk_45"/>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DNI del representante</w:t>
                    </w:r>
                  </w:sdtContent>
                </w:sdt>
                <w:sdt>
                  <w:sdtPr>
                    <w:id w:val="-1578086846"/>
                    <w:tag w:val="goog_rdk_46"/>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en mi carácter de representante de </w:t>
                    </w:r>
                  </w:sdtContent>
                </w:sdt>
                <w:sdt>
                  <w:sdtPr>
                    <w:id w:val="535627876"/>
                    <w:tag w:val="goog_rdk_47"/>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(nombre y apellido del artista)</w:t>
                    </w:r>
                  </w:sdtContent>
                </w:sdt>
                <w:sdt>
                  <w:sdtPr>
                    <w:id w:val="-1798172382"/>
                    <w:tag w:val="goog_rdk_48"/>
                  </w:sdtPr>
                  <w:sdtContent>
                    <w:r w:rsidDel="00000000" w:rsidR="00000000" w:rsidRPr="00000000">
                      <w:rPr>
                        <w:rFonts w:ascii="Arial Narrow" w:cs="Arial Narrow" w:eastAsia="Arial Narrow" w:hAnsi="Arial Narrow"/>
                        <w:b w:val="1"/>
                        <w:rtl w:val="0"/>
                        <w:rPrChange w:author="Agustina Varona" w:id="1" w:date="2025-09-30T17:57:40Z">
                          <w:rPr>
                            <w:rFonts w:ascii="Arial Narrow" w:cs="Arial Narrow" w:eastAsia="Arial Narrow" w:hAnsi="Arial Narrow"/>
                            <w:b w:val="1"/>
                          </w:rPr>
                        </w:rPrChange>
                      </w:rPr>
                      <w:t xml:space="preserve">, </w:t>
                    </w:r>
                  </w:sdtContent>
                </w:sdt>
                <w:sdt>
                  <w:sdtPr>
                    <w:id w:val="351885295"/>
                    <w:tag w:val="goog_rdk_49"/>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(en adelante, el “</w:t>
                    </w:r>
                  </w:sdtContent>
                </w:sdt>
                <w:sdt>
                  <w:sdtPr>
                    <w:id w:val="1503455796"/>
                    <w:tag w:val="goog_rdk_50"/>
                  </w:sdtPr>
                  <w:sdtContent>
                    <w:r w:rsidDel="00000000" w:rsidR="00000000" w:rsidRPr="00000000">
                      <w:rPr>
                        <w:rFonts w:ascii="Arial Narrow" w:cs="Arial Narrow" w:eastAsia="Arial Narrow" w:hAnsi="Arial Narrow"/>
                        <w:u w:val="single"/>
                        <w:rtl w:val="0"/>
                        <w:rPrChange w:author="Agustina Varona" w:id="1" w:date="2025-09-30T17:57:40Z">
                          <w:rPr>
                            <w:rFonts w:ascii="Arial Narrow" w:cs="Arial Narrow" w:eastAsia="Arial Narrow" w:hAnsi="Arial Narrow"/>
                          </w:rPr>
                        </w:rPrChange>
                      </w:rPr>
                      <w:t xml:space="preserve">Artista</w:t>
                    </w:r>
                  </w:sdtContent>
                </w:sdt>
                <w:sdt>
                  <w:sdtPr>
                    <w:id w:val="1104257984"/>
                    <w:tag w:val="goog_rdk_51"/>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con domicilio en la calle </w:t>
                    </w:r>
                  </w:sdtContent>
                </w:sdt>
                <w:sdt>
                  <w:sdtPr>
                    <w:id w:val="-318228155"/>
                    <w:tag w:val="goog_rdk_52"/>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(domicilio)</w:t>
                    </w:r>
                  </w:sdtContent>
                </w:sdt>
                <w:sdt>
                  <w:sdtPr>
                    <w:id w:val="-1744145693"/>
                    <w:tag w:val="goog_rdk_53"/>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de la Ciudad Autónoma de Buenos Aires, a fin de hacerle llegar la presente oferta (en adelante la "</w:t>
                    </w:r>
                  </w:sdtContent>
                </w:sdt>
                <w:sdt>
                  <w:sdtPr>
                    <w:id w:val="-827490906"/>
                    <w:tag w:val="goog_rdk_54"/>
                  </w:sdtPr>
                  <w:sdtContent>
                    <w:r w:rsidDel="00000000" w:rsidR="00000000" w:rsidRPr="00000000">
                      <w:rPr>
                        <w:rFonts w:ascii="Arial Narrow" w:cs="Arial Narrow" w:eastAsia="Arial Narrow" w:hAnsi="Arial Narrow"/>
                        <w:u w:val="single"/>
                        <w:rtl w:val="0"/>
                        <w:rPrChange w:author="Agustina Varona" w:id="1" w:date="2025-09-30T17:57:40Z">
                          <w:rPr>
                            <w:rFonts w:ascii="Arial Narrow" w:cs="Arial Narrow" w:eastAsia="Arial Narrow" w:hAnsi="Arial Narrow"/>
                          </w:rPr>
                        </w:rPrChange>
                      </w:rPr>
                      <w:t xml:space="preserve">Oferta</w:t>
                    </w:r>
                  </w:sdtContent>
                </w:sdt>
                <w:sdt>
                  <w:sdtPr>
                    <w:id w:val="-945761052"/>
                    <w:tag w:val="goog_rdk_55"/>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para la presentación del Artista, en el Show a realizarse el día (</w:t>
                    </w:r>
                  </w:sdtContent>
                </w:sdt>
                <w:sdt>
                  <w:sdtPr>
                    <w:id w:val="1469848518"/>
                    <w:tag w:val="goog_rdk_56"/>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fecha</w:t>
                    </w:r>
                  </w:sdtContent>
                </w:sdt>
                <w:sdt>
                  <w:sdtPr>
                    <w:id w:val="-1226123811"/>
                    <w:tag w:val="goog_rdk_57"/>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en “La Fabrica” (en adelante el “Show”) a las (</w:t>
                    </w:r>
                  </w:sdtContent>
                </w:sdt>
                <w:sdt>
                  <w:sdtPr>
                    <w:id w:val="-873407885"/>
                    <w:tag w:val="goog_rdk_58"/>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horario</w:t>
                    </w:r>
                  </w:sdtContent>
                </w:sdt>
                <w:sdt>
                  <w:sdtPr>
                    <w:id w:val="1274553102"/>
                    <w:tag w:val="goog_rdk_59"/>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w:t>
                    </w:r>
                  </w:sdtContent>
                </w:sdt>
              </w:ins>
            </w:sdtContent>
          </w:sdt>
        </w:p>
      </w:sdtContent>
    </w:sdt>
    <w:sdt>
      <w:sdtPr>
        <w:id w:val="-1696947284"/>
        <w:tag w:val="goog_rdk_65"/>
      </w:sdtPr>
      <w:sdtContent>
        <w:p w:rsidR="00000000" w:rsidDel="00000000" w:rsidP="00000000" w:rsidRDefault="00000000" w:rsidRPr="00000000" w14:paraId="00000012">
          <w:pPr>
            <w:spacing w:after="0" w:before="212" w:lineRule="auto"/>
            <w:ind w:right="560.6692913385831" w:firstLine="720"/>
            <w:jc w:val="both"/>
            <w:rPr>
              <w:ins w:author="Agustina Varona" w:id="0" w:date="2025-09-30T17:57:40Z"/>
              <w:rFonts w:ascii="Arial Narrow" w:cs="Arial Narrow" w:eastAsia="Arial Narrow" w:hAnsi="Arial Narrow"/>
              <w:rPrChange w:author="Agustina Varona" w:id="1" w:date="2025-09-30T17:57:40Z">
                <w:rPr>
                  <w:rFonts w:ascii="Arial Narrow" w:cs="Arial Narrow" w:eastAsia="Arial Narrow" w:hAnsi="Arial Narrow"/>
                </w:rPr>
              </w:rPrChange>
            </w:rPr>
          </w:pPr>
          <w:sdt>
            <w:sdtPr>
              <w:id w:val="1392591778"/>
              <w:tag w:val="goog_rdk_61"/>
            </w:sdtPr>
            <w:sdtContent>
              <w:ins w:author="Agustina Varona" w:id="0" w:date="2025-09-30T17:57:40Z"/>
              <w:sdt>
                <w:sdtPr>
                  <w:id w:val="-1394890571"/>
                  <w:tag w:val="goog_rdk_62"/>
                </w:sdtPr>
                <w:sdtContent>
                  <w:ins w:author="Agustina Varona" w:id="0" w:date="2025-09-30T17:57:40Z">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En caso de ser aceptada por Usted, la Oferta se regirá por los términos y condiciones que se indican en los documentos adjuntos a la presente como </w:t>
                    </w:r>
                  </w:ins>
                </w:sdtContent>
              </w:sdt>
              <w:ins w:author="Agustina Varona" w:id="0" w:date="2025-09-30T17:57:40Z">
                <w:sdt>
                  <w:sdtPr>
                    <w:id w:val="-776362821"/>
                    <w:tag w:val="goog_rdk_63"/>
                  </w:sdtPr>
                  <w:sdtContent>
                    <w:r w:rsidDel="00000000" w:rsidR="00000000" w:rsidRPr="00000000">
                      <w:rPr>
                        <w:rFonts w:ascii="Arial Narrow" w:cs="Arial Narrow" w:eastAsia="Arial Narrow" w:hAnsi="Arial Narrow"/>
                        <w:b w:val="1"/>
                        <w:rtl w:val="0"/>
                        <w:rPrChange w:author="Agustina Varona" w:id="1" w:date="2025-09-30T17:57:40Z">
                          <w:rPr>
                            <w:rFonts w:ascii="Arial Narrow" w:cs="Arial Narrow" w:eastAsia="Arial Narrow" w:hAnsi="Arial Narrow"/>
                            <w:b w:val="1"/>
                          </w:rPr>
                        </w:rPrChange>
                      </w:rPr>
                      <w:t xml:space="preserve">Anexo A</w:t>
                    </w:r>
                  </w:sdtContent>
                </w:sdt>
                <w:sdt>
                  <w:sdtPr>
                    <w:id w:val="442225585"/>
                    <w:tag w:val="goog_rdk_64"/>
                  </w:sdtPr>
                  <w:sdtContent>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 La Oferta se tendrá por aceptada si, dentro del plazo de tres (3) días hábiles de firmada y entregada la presente, Ud. abona la primera cuota que se indica en el apartado A de la cláusula cuarta del Anexo A.</w:t>
                    </w:r>
                  </w:sdtContent>
                </w:sdt>
              </w:ins>
            </w:sdtContent>
          </w:sdt>
        </w:p>
      </w:sdtContent>
    </w:sdt>
    <w:sdt>
      <w:sdtPr>
        <w:id w:val="1883494860"/>
        <w:tag w:val="goog_rdk_68"/>
      </w:sdtPr>
      <w:sdtContent>
        <w:p w:rsidR="00000000" w:rsidDel="00000000" w:rsidP="00000000" w:rsidRDefault="00000000" w:rsidRPr="00000000" w14:paraId="00000013">
          <w:pPr>
            <w:spacing w:after="0" w:before="24"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1168026204"/>
              <w:tag w:val="goog_rdk_66"/>
            </w:sdtPr>
            <w:sdtContent>
              <w:ins w:author="Agustina Varona" w:id="0" w:date="2025-09-30T17:57:40Z"/>
              <w:sdt>
                <w:sdtPr>
                  <w:id w:val="1666931730"/>
                  <w:tag w:val="goog_rdk_67"/>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882101054"/>
        <w:tag w:val="goog_rdk_71"/>
      </w:sdtPr>
      <w:sdtContent>
        <w:p w:rsidR="00000000" w:rsidDel="00000000" w:rsidP="00000000" w:rsidRDefault="00000000" w:rsidRPr="00000000" w14:paraId="00000014">
          <w:pPr>
            <w:spacing w:after="0"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Narrow" w:cs="Arial Narrow" w:eastAsia="Arial Narrow" w:hAnsi="Arial Narrow"/>
                </w:rPr>
              </w:rPrChange>
            </w:rPr>
          </w:pPr>
          <w:sdt>
            <w:sdtPr>
              <w:id w:val="-391731579"/>
              <w:tag w:val="goog_rdk_69"/>
            </w:sdtPr>
            <w:sdtContent>
              <w:ins w:author="Agustina Varona" w:id="0" w:date="2025-09-30T17:57:40Z"/>
              <w:sdt>
                <w:sdtPr>
                  <w:id w:val="1004227872"/>
                  <w:tag w:val="goog_rdk_70"/>
                </w:sdtPr>
                <w:sdtContent>
                  <w:ins w:author="Agustina Varona" w:id="0" w:date="2025-09-30T17:57:40Z">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Atentamente,</w:t>
                    </w:r>
                  </w:ins>
                </w:sdtContent>
              </w:sdt>
              <w:ins w:author="Agustina Varona" w:id="0" w:date="2025-09-30T17:57:40Z"/>
            </w:sdtContent>
          </w:sdt>
        </w:p>
      </w:sdtContent>
    </w:sdt>
    <w:sdt>
      <w:sdtPr>
        <w:id w:val="1267118761"/>
        <w:tag w:val="goog_rdk_74"/>
      </w:sdtPr>
      <w:sdtContent>
        <w:p w:rsidR="00000000" w:rsidDel="00000000" w:rsidP="00000000" w:rsidRDefault="00000000" w:rsidRPr="00000000" w14:paraId="00000015">
          <w:pPr>
            <w:spacing w:after="0"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556235971"/>
              <w:tag w:val="goog_rdk_72"/>
            </w:sdtPr>
            <w:sdtContent>
              <w:ins w:author="Agustina Varona" w:id="0" w:date="2025-09-30T17:57:40Z"/>
              <w:sdt>
                <w:sdtPr>
                  <w:id w:val="1127260947"/>
                  <w:tag w:val="goog_rdk_73"/>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309877580"/>
        <w:tag w:val="goog_rdk_77"/>
      </w:sdtPr>
      <w:sdtContent>
        <w:p w:rsidR="00000000" w:rsidDel="00000000" w:rsidP="00000000" w:rsidRDefault="00000000" w:rsidRPr="00000000" w14:paraId="00000016">
          <w:pPr>
            <w:spacing w:after="0"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1019649216"/>
              <w:tag w:val="goog_rdk_75"/>
            </w:sdtPr>
            <w:sdtContent>
              <w:ins w:author="Agustina Varona" w:id="0" w:date="2025-09-30T17:57:40Z"/>
              <w:sdt>
                <w:sdtPr>
                  <w:id w:val="1689462184"/>
                  <w:tag w:val="goog_rdk_76"/>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1711554436"/>
        <w:tag w:val="goog_rdk_80"/>
      </w:sdtPr>
      <w:sdtContent>
        <w:p w:rsidR="00000000" w:rsidDel="00000000" w:rsidP="00000000" w:rsidRDefault="00000000" w:rsidRPr="00000000" w14:paraId="00000017">
          <w:pPr>
            <w:spacing w:after="0"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497878638"/>
              <w:tag w:val="goog_rdk_78"/>
            </w:sdtPr>
            <w:sdtContent>
              <w:ins w:author="Agustina Varona" w:id="0" w:date="2025-09-30T17:57:40Z"/>
              <w:sdt>
                <w:sdtPr>
                  <w:id w:val="-2009603483"/>
                  <w:tag w:val="goog_rdk_79"/>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1126924037"/>
        <w:tag w:val="goog_rdk_83"/>
      </w:sdtPr>
      <w:sdtContent>
        <w:p w:rsidR="00000000" w:rsidDel="00000000" w:rsidP="00000000" w:rsidRDefault="00000000" w:rsidRPr="00000000" w14:paraId="00000018">
          <w:pPr>
            <w:spacing w:after="0" w:before="143" w:lineRule="auto"/>
            <w:ind w:right="560.6692913385831"/>
            <w:jc w:val="both"/>
            <w:rPr>
              <w:ins w:author="Agustina Varona" w:id="0" w:date="2025-09-30T17:57:40Z"/>
              <w:rFonts w:ascii="Arial Narrow" w:cs="Arial Narrow" w:eastAsia="Arial Narrow" w:hAnsi="Arial Narrow"/>
              <w:rPrChange w:author="Agustina Varona" w:id="1" w:date="2025-09-30T17:57:40Z">
                <w:rPr>
                  <w:rFonts w:ascii="Arial" w:cs="Arial" w:eastAsia="Arial" w:hAnsi="Arial"/>
                </w:rPr>
              </w:rPrChange>
            </w:rPr>
          </w:pPr>
          <w:sdt>
            <w:sdtPr>
              <w:id w:val="901656582"/>
              <w:tag w:val="goog_rdk_81"/>
            </w:sdtPr>
            <w:sdtContent>
              <w:ins w:author="Agustina Varona" w:id="0" w:date="2025-09-30T17:57:40Z"/>
              <w:sdt>
                <w:sdtPr>
                  <w:id w:val="-1737459884"/>
                  <w:tag w:val="goog_rdk_82"/>
                </w:sdtPr>
                <w:sdtContent>
                  <w:ins w:author="Agustina Varona" w:id="0" w:date="2025-09-30T17:57:40Z">
                    <w:r w:rsidDel="00000000" w:rsidR="00000000" w:rsidRPr="00000000">
                      <w:rPr>
                        <w:rtl w:val="0"/>
                      </w:rPr>
                    </w:r>
                  </w:ins>
                </w:sdtContent>
              </w:sdt>
              <w:ins w:author="Agustina Varona" w:id="0" w:date="2025-09-30T17:57:40Z"/>
            </w:sdtContent>
          </w:sdt>
        </w:p>
      </w:sdtContent>
    </w:sdt>
    <w:sdt>
      <w:sdtPr>
        <w:id w:val="280765128"/>
        <w:tag w:val="goog_rdk_86"/>
      </w:sdtPr>
      <w:sdtContent>
        <w:p w:rsidR="00000000" w:rsidDel="00000000" w:rsidP="00000000" w:rsidRDefault="00000000" w:rsidRPr="00000000" w14:paraId="00000019">
          <w:pPr>
            <w:pStyle w:val="Heading1"/>
            <w:keepNext w:val="0"/>
            <w:keepLines w:val="0"/>
            <w:spacing w:after="0" w:before="0" w:lineRule="auto"/>
            <w:ind w:right="560.6692913385831"/>
            <w:jc w:val="center"/>
            <w:rPr>
              <w:ins w:author="Agustina Varona" w:id="0" w:date="2025-09-30T17:57:40Z"/>
              <w:rFonts w:ascii="Arial Narrow" w:cs="Arial Narrow" w:eastAsia="Arial Narrow" w:hAnsi="Arial Narrow"/>
              <w:color w:val="ff0000"/>
              <w:sz w:val="22"/>
              <w:szCs w:val="22"/>
              <w:rPrChange w:author="Agustina Varona" w:id="1" w:date="2025-09-30T17:57:40Z">
                <w:rPr>
                  <w:rFonts w:ascii="Arial Narrow" w:cs="Arial Narrow" w:eastAsia="Arial Narrow" w:hAnsi="Arial Narrow"/>
                  <w:sz w:val="22"/>
                  <w:szCs w:val="22"/>
                </w:rPr>
              </w:rPrChange>
            </w:rPr>
          </w:pPr>
          <w:sdt>
            <w:sdtPr>
              <w:id w:val="2129403026"/>
              <w:tag w:val="goog_rdk_84"/>
            </w:sdtPr>
            <w:sdtContent>
              <w:ins w:author="Agustina Varona" w:id="0" w:date="2025-09-30T17:57:40Z"/>
              <w:sdt>
                <w:sdtPr>
                  <w:id w:val="-923193911"/>
                  <w:tag w:val="goog_rdk_85"/>
                </w:sdtPr>
                <w:sdtContent>
                  <w:ins w:author="Agustina Varona" w:id="0" w:date="2025-09-30T17:57:40Z">
                    <w:r w:rsidDel="00000000" w:rsidR="00000000" w:rsidRPr="00000000">
                      <w:rPr>
                        <w:rFonts w:ascii="Arial Narrow" w:cs="Arial Narrow" w:eastAsia="Arial Narrow" w:hAnsi="Arial Narrow"/>
                        <w:color w:val="ff0000"/>
                        <w:sz w:val="22"/>
                        <w:szCs w:val="22"/>
                        <w:rtl w:val="0"/>
                        <w:rPrChange w:author="Agustina Varona" w:id="1" w:date="2025-09-30T17:57:40Z">
                          <w:rPr>
                            <w:rFonts w:ascii="Arial Narrow" w:cs="Arial Narrow" w:eastAsia="Arial Narrow" w:hAnsi="Arial Narrow"/>
                            <w:sz w:val="22"/>
                            <w:szCs w:val="22"/>
                          </w:rPr>
                        </w:rPrChange>
                      </w:rPr>
                      <w:t xml:space="preserve">(nombre y apellido representante)</w:t>
                    </w:r>
                  </w:ins>
                </w:sdtContent>
              </w:sdt>
              <w:ins w:author="Agustina Varona" w:id="0" w:date="2025-09-30T17:57:40Z"/>
            </w:sdtContent>
          </w:sdt>
        </w:p>
      </w:sdtContent>
    </w:sdt>
    <w:sdt>
      <w:sdtPr>
        <w:id w:val="-1868749761"/>
        <w:tag w:val="goog_rdk_89"/>
      </w:sdtPr>
      <w:sdtContent>
        <w:p w:rsidR="00000000" w:rsidDel="00000000" w:rsidP="00000000" w:rsidRDefault="00000000" w:rsidRPr="00000000" w14:paraId="0000001A">
          <w:pPr>
            <w:pStyle w:val="Heading2"/>
            <w:keepNext w:val="0"/>
            <w:keepLines w:val="0"/>
            <w:spacing w:after="0" w:before="46" w:lineRule="auto"/>
            <w:ind w:right="560.6692913385831"/>
            <w:jc w:val="center"/>
            <w:rPr>
              <w:ins w:author="Agustina Varona" w:id="0" w:date="2025-09-30T17:57:40Z"/>
              <w:rFonts w:ascii="Arial Narrow" w:cs="Arial Narrow" w:eastAsia="Arial Narrow" w:hAnsi="Arial Narrow"/>
              <w:b w:val="0"/>
              <w:color w:val="ff0000"/>
              <w:sz w:val="22"/>
              <w:szCs w:val="22"/>
              <w:rPrChange w:author="Agustina Varona" w:id="1" w:date="2025-09-30T17:57:40Z">
                <w:rPr>
                  <w:rFonts w:ascii="Arial Narrow" w:cs="Arial Narrow" w:eastAsia="Arial Narrow" w:hAnsi="Arial Narrow"/>
                  <w:b w:val="0"/>
                  <w:sz w:val="22"/>
                  <w:szCs w:val="22"/>
                </w:rPr>
              </w:rPrChange>
            </w:rPr>
          </w:pPr>
          <w:sdt>
            <w:sdtPr>
              <w:id w:val="-1398322974"/>
              <w:tag w:val="goog_rdk_87"/>
            </w:sdtPr>
            <w:sdtContent>
              <w:ins w:author="Agustina Varona" w:id="0" w:date="2025-09-30T17:57:40Z"/>
              <w:sdt>
                <w:sdtPr>
                  <w:id w:val="-1256201125"/>
                  <w:tag w:val="goog_rdk_88"/>
                </w:sdtPr>
                <w:sdtContent>
                  <w:ins w:author="Agustina Varona" w:id="0" w:date="2025-09-30T17:57:40Z">
                    <w:r w:rsidDel="00000000" w:rsidR="00000000" w:rsidRPr="00000000">
                      <w:rPr>
                        <w:rFonts w:ascii="Arial Narrow" w:cs="Arial Narrow" w:eastAsia="Arial Narrow" w:hAnsi="Arial Narrow"/>
                        <w:b w:val="0"/>
                        <w:color w:val="ff0000"/>
                        <w:sz w:val="22"/>
                        <w:szCs w:val="22"/>
                        <w:rtl w:val="0"/>
                        <w:rPrChange w:author="Agustina Varona" w:id="1" w:date="2025-09-30T17:57:40Z">
                          <w:rPr>
                            <w:rFonts w:ascii="Arial Narrow" w:cs="Arial Narrow" w:eastAsia="Arial Narrow" w:hAnsi="Arial Narrow"/>
                            <w:b w:val="0"/>
                            <w:sz w:val="22"/>
                            <w:szCs w:val="22"/>
                          </w:rPr>
                        </w:rPrChange>
                      </w:rPr>
                      <w:t xml:space="preserve">(D.N.I.)</w:t>
                    </w:r>
                  </w:ins>
                </w:sdtContent>
              </w:sdt>
              <w:ins w:author="Agustina Varona" w:id="0" w:date="2025-09-30T17:57:40Z"/>
            </w:sdtContent>
          </w:sdt>
        </w:p>
      </w:sdtContent>
    </w:sdt>
    <w:sdt>
      <w:sdtPr>
        <w:id w:val="1530782982"/>
        <w:tag w:val="goog_rdk_94"/>
      </w:sdtPr>
      <w:sdtContent>
        <w:p w:rsidR="00000000" w:rsidDel="00000000" w:rsidP="00000000" w:rsidRDefault="00000000" w:rsidRPr="00000000" w14:paraId="0000001B">
          <w:pPr>
            <w:spacing w:after="0" w:before="47" w:lineRule="auto"/>
            <w:ind w:right="560.6692913385831"/>
            <w:jc w:val="center"/>
            <w:rPr>
              <w:ins w:author="Agustina Varona" w:id="0" w:date="2025-09-30T17:57:40Z"/>
              <w:rFonts w:ascii="Arial Narrow" w:cs="Arial Narrow" w:eastAsia="Arial Narrow" w:hAnsi="Arial Narrow"/>
              <w:rPrChange w:author="Agustina Varona" w:id="1" w:date="2025-09-30T17:57:40Z">
                <w:rPr>
                  <w:rFonts w:ascii="Arial Narrow" w:cs="Arial Narrow" w:eastAsia="Arial Narrow" w:hAnsi="Arial Narrow"/>
                </w:rPr>
              </w:rPrChange>
            </w:rPr>
          </w:pPr>
          <w:sdt>
            <w:sdtPr>
              <w:id w:val="-335067069"/>
              <w:tag w:val="goog_rdk_90"/>
            </w:sdtPr>
            <w:sdtContent>
              <w:ins w:author="Agustina Varona" w:id="0" w:date="2025-09-30T17:57:40Z"/>
              <w:sdt>
                <w:sdtPr>
                  <w:id w:val="1202571547"/>
                  <w:tag w:val="goog_rdk_91"/>
                </w:sdtPr>
                <w:sdtContent>
                  <w:ins w:author="Agustina Varona" w:id="0" w:date="2025-09-30T17:57:40Z">
                    <w:r w:rsidDel="00000000" w:rsidR="00000000" w:rsidRPr="00000000">
                      <w:rPr>
                        <w:rFonts w:ascii="Arial Narrow" w:cs="Arial Narrow" w:eastAsia="Arial Narrow" w:hAnsi="Arial Narrow"/>
                        <w:rtl w:val="0"/>
                        <w:rPrChange w:author="Agustina Varona" w:id="1" w:date="2025-09-30T17:57:40Z">
                          <w:rPr>
                            <w:rFonts w:ascii="Arial Narrow" w:cs="Arial Narrow" w:eastAsia="Arial Narrow" w:hAnsi="Arial Narrow"/>
                          </w:rPr>
                        </w:rPrChange>
                      </w:rPr>
                      <w:t xml:space="preserve">REPRESENTANTE de  </w:t>
                    </w:r>
                  </w:ins>
                </w:sdtContent>
              </w:sdt>
              <w:ins w:author="Agustina Varona" w:id="0" w:date="2025-09-30T17:57:40Z">
                <w:sdt>
                  <w:sdtPr>
                    <w:id w:val="1422966547"/>
                    <w:tag w:val="goog_rdk_92"/>
                  </w:sdtPr>
                  <w:sdtContent>
                    <w:r w:rsidDel="00000000" w:rsidR="00000000" w:rsidRPr="00000000">
                      <w:rPr>
                        <w:rFonts w:ascii="Arial Narrow" w:cs="Arial Narrow" w:eastAsia="Arial Narrow" w:hAnsi="Arial Narrow"/>
                        <w:color w:val="ff0000"/>
                        <w:rtl w:val="0"/>
                        <w:rPrChange w:author="Agustina Varona" w:id="1" w:date="2025-09-30T17:57:40Z">
                          <w:rPr>
                            <w:rFonts w:ascii="Arial Narrow" w:cs="Arial Narrow" w:eastAsia="Arial Narrow" w:hAnsi="Arial Narrow"/>
                          </w:rPr>
                        </w:rPrChange>
                      </w:rPr>
                      <w:t xml:space="preserve">(nombre y apellido del artista)</w:t>
                    </w:r>
                  </w:sdtContent>
                </w:sdt>
                <w:sdt>
                  <w:sdtPr>
                    <w:id w:val="1798168139"/>
                    <w:tag w:val="goog_rdk_93"/>
                  </w:sdtPr>
                  <w:sdtContent>
                    <w:r w:rsidDel="00000000" w:rsidR="00000000" w:rsidRPr="00000000">
                      <w:rPr>
                        <w:rtl w:val="0"/>
                      </w:rPr>
                    </w:r>
                  </w:sdtContent>
                </w:sdt>
              </w:ins>
            </w:sdtContent>
          </w:sdt>
        </w:p>
      </w:sdtContent>
    </w:sdt>
    <w:sdt>
      <w:sdtPr>
        <w:id w:val="-1444252081"/>
        <w:tag w:val="goog_rdk_97"/>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0" w:date="2025-09-30T17:57:40Z"/>
              <w:rFonts w:ascii="Arial Narrow" w:cs="Arial Narrow" w:eastAsia="Arial Narrow" w:hAnsi="Arial Narrow"/>
              <w:rPrChange w:author="Agustina Varona" w:id="1" w:date="2025-09-30T17:57:40Z">
                <w:rPr>
                  <w:rFonts w:ascii="Arial Narrow" w:cs="Arial Narrow" w:eastAsia="Arial Narrow" w:hAnsi="Arial Narrow"/>
                </w:rPr>
              </w:rPrChange>
            </w:rPr>
          </w:pPr>
          <w:sdt>
            <w:sdtPr>
              <w:id w:val="1375959922"/>
              <w:tag w:val="goog_rdk_95"/>
            </w:sdtPr>
            <w:sdtContent>
              <w:ins w:author="Agustina Varona" w:id="0" w:date="2025-09-30T17:57:40Z">
                <w:r w:rsidDel="00000000" w:rsidR="00000000" w:rsidRPr="00000000">
                  <w:br w:type="page"/>
                </w:r>
              </w:ins>
              <w:sdt>
                <w:sdtPr>
                  <w:id w:val="336934961"/>
                  <w:tag w:val="goog_rdk_96"/>
                </w:sdtPr>
                <w:sdtContent>
                  <w:ins w:author="Agustina Varona" w:id="0" w:date="2025-09-30T17:57:40Z">
                    <w:r w:rsidDel="00000000" w:rsidR="00000000" w:rsidRPr="00000000">
                      <w:rPr>
                        <w:rtl w:val="0"/>
                      </w:rPr>
                    </w:r>
                  </w:ins>
                </w:sdtContent>
              </w:sdt>
              <w:ins w:author="Agustina Varona" w:id="0" w:date="2025-09-30T17:57:40Z"/>
            </w:sdtContent>
          </w:sdt>
        </w:p>
      </w:sdtContent>
    </w:sd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tl w:val="0"/>
        </w:rPr>
      </w:r>
    </w:p>
    <w:sdt>
      <w:sdtPr>
        <w:id w:val="-385582142"/>
        <w:tag w:val="goog_rdk_101"/>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ns w:author="Agustina Varona" w:id="2" w:date="2025-09-30T18:55:33Z"/>
              <w:rFonts w:ascii="Arial Narrow" w:cs="Arial Narrow" w:eastAsia="Arial Narrow" w:hAnsi="Arial Narrow"/>
              <w:b w:val="1"/>
              <w:u w:val="single"/>
              <w:rPrChange w:author="Agustina Varona" w:id="3" w:date="2025-09-30T18:55:33Z">
                <w:rPr>
                  <w:rFonts w:ascii="Arial Narrow" w:cs="Arial Narrow" w:eastAsia="Arial Narrow" w:hAnsi="Arial Narrow"/>
                  <w:b w:val="1"/>
                </w:rPr>
              </w:rPrChange>
            </w:rPr>
          </w:pPr>
          <w:sdt>
            <w:sdtPr>
              <w:id w:val="-1862063804"/>
              <w:tag w:val="goog_rdk_99"/>
            </w:sdtPr>
            <w:sdtContent>
              <w:ins w:author="Agustina Varona" w:id="2" w:date="2025-09-30T18:55:33Z"/>
              <w:sdt>
                <w:sdtPr>
                  <w:id w:val="-262691235"/>
                  <w:tag w:val="goog_rdk_100"/>
                </w:sdtPr>
                <w:sdtContent>
                  <w:ins w:author="Agustina Varona" w:id="2" w:date="2025-09-30T18:55:33Z">
                    <w:r w:rsidDel="00000000" w:rsidR="00000000" w:rsidRPr="00000000">
                      <w:rPr>
                        <w:rFonts w:ascii="Arial Narrow" w:cs="Arial Narrow" w:eastAsia="Arial Narrow" w:hAnsi="Arial Narrow"/>
                        <w:b w:val="1"/>
                        <w:u w:val="single"/>
                        <w:rtl w:val="0"/>
                        <w:rPrChange w:author="Agustina Varona" w:id="3" w:date="2025-09-30T18:55:33Z">
                          <w:rPr>
                            <w:rFonts w:ascii="Arial Narrow" w:cs="Arial Narrow" w:eastAsia="Arial Narrow" w:hAnsi="Arial Narrow"/>
                            <w:b w:val="1"/>
                          </w:rPr>
                        </w:rPrChange>
                      </w:rPr>
                      <w:t xml:space="preserve">ANEXO A</w:t>
                    </w:r>
                  </w:ins>
                </w:sdtContent>
              </w:sdt>
              <w:ins w:author="Agustina Varona" w:id="2" w:date="2025-09-30T18:55:33Z"/>
            </w:sdtContent>
          </w:sdt>
        </w:p>
      </w:sdtContent>
    </w:sdt>
    <w:sdt>
      <w:sdtPr>
        <w:id w:val="2058206741"/>
        <w:tag w:val="goog_rdk_105"/>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del w:author="Agustina Varona" w:id="4" w:date="2025-09-30T18:02:20Z"/>
              <w:rFonts w:ascii="Arial Narrow" w:cs="Arial Narrow" w:eastAsia="Arial Narrow" w:hAnsi="Arial Narrow"/>
              <w:b w:val="1"/>
              <w:u w:val="single"/>
            </w:rPr>
          </w:pPr>
          <w:r w:rsidDel="00000000" w:rsidR="00000000" w:rsidRPr="00000000">
            <w:rPr>
              <w:rFonts w:ascii="Arial Narrow" w:cs="Arial Narrow" w:eastAsia="Arial Narrow" w:hAnsi="Arial Narrow"/>
              <w:b w:val="1"/>
              <w:i w:val="0"/>
              <w:smallCaps w:val="0"/>
              <w:strike w:val="0"/>
              <w:color w:val="000000"/>
              <w:u w:val="single"/>
              <w:shd w:fill="auto" w:val="clear"/>
              <w:vertAlign w:val="baseline"/>
              <w:rtl w:val="0"/>
            </w:rPr>
            <w:t xml:space="preserve">CONTRATO DE LOCACIÓN DE SERVICIOS DE</w:t>
          </w:r>
          <w:r w:rsidDel="00000000" w:rsidR="00000000" w:rsidRPr="00000000">
            <w:rPr>
              <w:rFonts w:ascii="Arial Narrow" w:cs="Arial Narrow" w:eastAsia="Arial Narrow" w:hAnsi="Arial Narrow"/>
              <w:b w:val="1"/>
              <w:u w:val="single"/>
              <w:rtl w:val="0"/>
            </w:rPr>
            <w:t xml:space="preserve"> </w:t>
          </w:r>
          <w:sdt>
            <w:sdtPr>
              <w:id w:val="-10024097"/>
              <w:tag w:val="goog_rdk_102"/>
            </w:sdtPr>
            <w:sdtContent>
              <w:ins w:author="Agustina Varona" w:id="4" w:date="2025-09-30T18:02:20Z"/>
              <w:sdt>
                <w:sdtPr>
                  <w:id w:val="-1533899815"/>
                  <w:tag w:val="goog_rdk_103"/>
                </w:sdtPr>
                <w:sdtContent>
                  <w:ins w:author="Agustina Varona" w:id="4" w:date="2025-09-30T18:02:20Z">
                    <w:r w:rsidDel="00000000" w:rsidR="00000000" w:rsidRPr="00000000">
                      <w:rPr>
                        <w:rFonts w:ascii="Arial Narrow" w:cs="Arial Narrow" w:eastAsia="Arial Narrow" w:hAnsi="Arial Narrow"/>
                        <w:b w:val="1"/>
                        <w:u w:val="single"/>
                        <w:rtl w:val="0"/>
                        <w:rPrChange w:author="Agustina Varona" w:id="5" w:date="2025-09-30T18:02:20Z">
                          <w:rPr>
                            <w:rFonts w:ascii="Arial Narrow" w:cs="Arial Narrow" w:eastAsia="Arial Narrow" w:hAnsi="Arial Narrow"/>
                            <w:b w:val="1"/>
                            <w:u w:val="single"/>
                          </w:rPr>
                        </w:rPrChange>
                      </w:rPr>
                      <w:t xml:space="preserve">PRESTACIÓN</w:t>
                    </w:r>
                  </w:ins>
                </w:sdtContent>
              </w:sdt>
              <w:ins w:author="Agustina Varona" w:id="4" w:date="2025-09-30T18:02:20Z">
                <w:r w:rsidDel="00000000" w:rsidR="00000000" w:rsidRPr="00000000">
                  <w:rPr>
                    <w:rFonts w:ascii="Arial Narrow" w:cs="Arial Narrow" w:eastAsia="Arial Narrow" w:hAnsi="Arial Narrow"/>
                    <w:b w:val="1"/>
                    <w:u w:val="single"/>
                    <w:rtl w:val="0"/>
                  </w:rPr>
                  <w:t xml:space="preserve"> ARTISTICA</w:t>
                </w:r>
              </w:ins>
            </w:sdtContent>
          </w:sdt>
          <w:sdt>
            <w:sdtPr>
              <w:id w:val="796772314"/>
              <w:tag w:val="goog_rdk_104"/>
            </w:sdtPr>
            <w:sdtContent>
              <w:del w:author="Agustina Varona" w:id="4" w:date="2025-09-30T18:02:20Z">
                <w:r w:rsidDel="00000000" w:rsidR="00000000" w:rsidRPr="00000000">
                  <w:rPr>
                    <w:rFonts w:ascii="Arial Narrow" w:cs="Arial Narrow" w:eastAsia="Arial Narrow" w:hAnsi="Arial Narrow"/>
                    <w:b w:val="1"/>
                    <w:u w:val="single"/>
                    <w:rtl w:val="0"/>
                  </w:rPr>
                  <w:delText xml:space="preserve">SOLISTA</w:delText>
                </w:r>
              </w:del>
            </w:sdtContent>
          </w:sdt>
        </w:p>
      </w:sdtContent>
    </w:sd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1"/>
          <w:u w:val="single"/>
        </w:rPr>
      </w:pPr>
      <w:sdt>
        <w:sdtPr>
          <w:id w:val="2131176495"/>
          <w:tag w:val="goog_rdk_106"/>
        </w:sdtPr>
        <w:sdtContent>
          <w:del w:author="Agustina Varona" w:id="4" w:date="2025-09-30T18:02:20Z">
            <w:r w:rsidDel="00000000" w:rsidR="00000000" w:rsidRPr="00000000">
              <w:rPr>
                <w:rFonts w:ascii="Arial Narrow" w:cs="Arial Narrow" w:eastAsia="Arial Narrow" w:hAnsi="Arial Narrow"/>
                <w:b w:val="1"/>
                <w:u w:val="single"/>
                <w:rtl w:val="0"/>
              </w:rPr>
              <w:delText xml:space="preserve">SHOW ¨ESMERALDA CUNEO EN LA FÁBRICA¨</w:delText>
            </w:r>
          </w:del>
        </w:sdtContent>
      </w:sdt>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sdt>
      <w:sdtPr>
        <w:id w:val="-1996462128"/>
        <w:tag w:val="goog_rdk_121"/>
      </w:sdtPr>
      <w:sdtContent>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8" w:date="2025-09-30T18:03:19Z"/>
              <w:rFonts w:ascii="Arial Narrow" w:cs="Arial Narrow" w:eastAsia="Arial Narrow" w:hAnsi="Arial Narrow"/>
              <w:rPrChange w:author="Agustina Varona" w:id="9" w:date="2025-09-30T18:03:19Z">
                <w:rPr>
                  <w:rFonts w:ascii="Arial Narrow" w:cs="Arial Narrow" w:eastAsia="Arial Narrow" w:hAnsi="Arial Narrow"/>
                  <w:i w:val="0"/>
                  <w:smallCaps w:val="0"/>
                  <w:strike w:val="0"/>
                  <w:color w:val="000000"/>
                  <w:u w:val="none"/>
                  <w:shd w:fill="auto" w:val="clear"/>
                  <w:vertAlign w:val="baseline"/>
                </w:rPr>
              </w:rPrChange>
            </w:rPr>
          </w:pPr>
          <w:sdt>
            <w:sdtPr>
              <w:id w:val="-1703349225"/>
              <w:tag w:val="goog_rdk_108"/>
            </w:sdtPr>
            <w:sdtContent>
              <w:ins w:author="Agustina Varona" w:id="6" w:date="2025-09-30T18:02:59Z"/>
              <w:sdt>
                <w:sdtPr>
                  <w:id w:val="-567175203"/>
                  <w:tag w:val="goog_rdk_109"/>
                </w:sdtPr>
                <w:sdtContent>
                  <w:ins w:author="Agustina Varona" w:id="6" w:date="2025-09-30T18:02:59Z">
                    <w:r w:rsidDel="00000000" w:rsidR="00000000" w:rsidRPr="00000000">
                      <w:rPr>
                        <w:rFonts w:ascii="Arial Narrow" w:cs="Arial Narrow" w:eastAsia="Arial Narrow" w:hAnsi="Arial Narrow"/>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En la Ciudad </w:t>
                    </w:r>
                  </w:ins>
                </w:sdtContent>
              </w:sdt>
              <w:ins w:author="Agustina Varona" w:id="6" w:date="2025-09-30T18:02:59Z">
                <w:sdt>
                  <w:sdtPr>
                    <w:id w:val="-1104925153"/>
                    <w:tag w:val="goog_rdk_110"/>
                  </w:sdtPr>
                  <w:sdtContent>
                    <w:r w:rsidDel="00000000" w:rsidR="00000000" w:rsidRPr="00000000">
                      <w:rPr>
                        <w:rFonts w:ascii="Arial Narrow" w:cs="Arial Narrow" w:eastAsia="Arial Narrow" w:hAnsi="Arial Narrow"/>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Autónoma</w:t>
                    </w:r>
                  </w:sdtContent>
                </w:sdt>
                <w:sdt>
                  <w:sdtPr>
                    <w:id w:val="-1652396456"/>
                    <w:tag w:val="goog_rdk_111"/>
                  </w:sdtPr>
                  <w:sdtContent>
                    <w:r w:rsidDel="00000000" w:rsidR="00000000" w:rsidRPr="00000000">
                      <w:rPr>
                        <w:rFonts w:ascii="Arial Narrow" w:cs="Arial Narrow" w:eastAsia="Arial Narrow" w:hAnsi="Arial Narrow"/>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 de Buenos Aires, a los </w:t>
                    </w:r>
                  </w:sdtContent>
                </w:sdt>
                <w:sdt>
                  <w:sdtPr>
                    <w:id w:val="1732863316"/>
                    <w:tag w:val="goog_rdk_112"/>
                  </w:sdtPr>
                  <w:sdtContent>
                    <w:r w:rsidDel="00000000" w:rsidR="00000000" w:rsidRPr="00000000">
                      <w:rPr>
                        <w:rFonts w:ascii="Arial Narrow" w:cs="Arial Narrow" w:eastAsia="Arial Narrow" w:hAnsi="Arial Narrow"/>
                        <w:color w:val="ff0000"/>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w:t>
                    </w:r>
                  </w:sdtContent>
                </w:sdt>
                <w:sdt>
                  <w:sdtPr>
                    <w:id w:val="1497770494"/>
                    <w:tag w:val="goog_rdk_113"/>
                  </w:sdtPr>
                  <w:sdtContent>
                    <w:r w:rsidDel="00000000" w:rsidR="00000000" w:rsidRPr="00000000">
                      <w:rPr>
                        <w:rFonts w:ascii="Arial Narrow" w:cs="Arial Narrow" w:eastAsia="Arial Narrow" w:hAnsi="Arial Narrow"/>
                        <w:color w:val="ff0000"/>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días</w:t>
                    </w:r>
                  </w:sdtContent>
                </w:sdt>
                <w:sdt>
                  <w:sdtPr>
                    <w:id w:val="827793427"/>
                    <w:tag w:val="goog_rdk_114"/>
                  </w:sdtPr>
                  <w:sdtContent>
                    <w:r w:rsidDel="00000000" w:rsidR="00000000" w:rsidRPr="00000000">
                      <w:rPr>
                        <w:rFonts w:ascii="Arial Narrow" w:cs="Arial Narrow" w:eastAsia="Arial Narrow" w:hAnsi="Arial Narrow"/>
                        <w:color w:val="ff0000"/>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w:t>
                    </w:r>
                  </w:sdtContent>
                </w:sdt>
                <w:sdt>
                  <w:sdtPr>
                    <w:id w:val="1107314229"/>
                    <w:tag w:val="goog_rdk_115"/>
                  </w:sdtPr>
                  <w:sdtContent>
                    <w:r w:rsidDel="00000000" w:rsidR="00000000" w:rsidRPr="00000000">
                      <w:rPr>
                        <w:rFonts w:ascii="Arial Narrow" w:cs="Arial Narrow" w:eastAsia="Arial Narrow" w:hAnsi="Arial Narrow"/>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 del </w:t>
                    </w:r>
                  </w:sdtContent>
                </w:sdt>
                <w:sdt>
                  <w:sdtPr>
                    <w:id w:val="810307143"/>
                    <w:tag w:val="goog_rdk_116"/>
                  </w:sdtPr>
                  <w:sdtContent>
                    <w:r w:rsidDel="00000000" w:rsidR="00000000" w:rsidRPr="00000000">
                      <w:rPr>
                        <w:rFonts w:ascii="Arial Narrow" w:cs="Arial Narrow" w:eastAsia="Arial Narrow" w:hAnsi="Arial Narrow"/>
                        <w:color w:val="ff0000"/>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(mes)</w:t>
                    </w:r>
                  </w:sdtContent>
                </w:sdt>
                <w:sdt>
                  <w:sdtPr>
                    <w:id w:val="1862914679"/>
                    <w:tag w:val="goog_rdk_117"/>
                  </w:sdtPr>
                  <w:sdtContent>
                    <w:r w:rsidDel="00000000" w:rsidR="00000000" w:rsidRPr="00000000">
                      <w:rPr>
                        <w:rFonts w:ascii="Arial Narrow" w:cs="Arial Narrow" w:eastAsia="Arial Narrow" w:hAnsi="Arial Narrow"/>
                        <w:rtl w:val="0"/>
                        <w:rPrChange w:author="Agustina Varona" w:id="7" w:date="2025-09-30T18:02:59Z">
                          <w:rPr>
                            <w:rFonts w:ascii="Arial Narrow" w:cs="Arial Narrow" w:eastAsia="Arial Narrow" w:hAnsi="Arial Narrow"/>
                            <w:i w:val="0"/>
                            <w:smallCaps w:val="0"/>
                            <w:strike w:val="0"/>
                            <w:color w:val="000000"/>
                            <w:u w:val="none"/>
                            <w:shd w:fill="auto" w:val="clear"/>
                            <w:vertAlign w:val="baseline"/>
                          </w:rPr>
                        </w:rPrChange>
                      </w:rPr>
                      <w:t xml:space="preserve"> de 2025 entre</w:t>
                    </w:r>
                  </w:sdtContent>
                </w:sdt>
              </w:ins>
            </w:sdtContent>
          </w:sdt>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w:t>
          </w:r>
          <w:sdt>
            <w:sdtPr>
              <w:id w:val="1169853915"/>
              <w:tag w:val="goog_rdk_118"/>
            </w:sdtPr>
            <w:sdtContent>
              <w:del w:author="Agustina Varona" w:id="6" w:date="2025-09-30T18:02:59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Entre </w:delText>
                </w:r>
              </w:del>
            </w:sdtContent>
          </w:sdt>
          <w:sdt>
            <w:sdtPr>
              <w:id w:val="1386580635"/>
              <w:tag w:val="goog_rdk_119"/>
            </w:sdtPr>
            <w:sdtContent>
              <w:ins w:author="Agustina Varona" w:id="8" w:date="2025-09-30T18:03:19Z"/>
              <w:sdt>
                <w:sdtPr>
                  <w:id w:val="-779593955"/>
                  <w:tag w:val="goog_rdk_120"/>
                </w:sdtPr>
                <w:sdtContent>
                  <w:ins w:author="Agustina Varona" w:id="8" w:date="2025-09-30T18:03:19Z">
                    <w:r w:rsidDel="00000000" w:rsidR="00000000" w:rsidRPr="00000000">
                      <w:rPr>
                        <w:rtl w:val="0"/>
                      </w:rPr>
                    </w:r>
                  </w:ins>
                </w:sdtContent>
              </w:sdt>
              <w:ins w:author="Agustina Varona" w:id="8" w:date="2025-09-30T18:03:19Z"/>
            </w:sdtContent>
          </w:sdt>
        </w:p>
      </w:sdtContent>
    </w:sdt>
    <w:sdt>
      <w:sdtPr>
        <w:id w:val="350239204"/>
        <w:tag w:val="goog_rdk_138"/>
      </w:sdtPr>
      <w:sdtContent>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ns w:author="Agustina Varona" w:id="19" w:date="2025-09-30T18:03:58Z"/>
              <w:rFonts w:ascii="Arial" w:cs="Arial" w:eastAsia="Arial" w:hAnsi="Arial"/>
            </w:rPr>
          </w:pPr>
          <w:sdt>
            <w:sdtPr>
              <w:id w:val="-861072917"/>
              <w:tag w:val="goog_rdk_122"/>
            </w:sdtPr>
            <w:sdtContent>
              <w:r w:rsidDel="00000000" w:rsidR="00000000" w:rsidRPr="00000000">
                <w:rPr>
                  <w:rFonts w:ascii="Arial Narrow" w:cs="Arial Narrow" w:eastAsia="Arial Narrow" w:hAnsi="Arial Narrow"/>
                  <w:b w:val="1"/>
                  <w:rtl w:val="0"/>
                  <w:rPrChange w:author="Agustina Varona" w:id="10" w:date="2025-09-30T18:03:41Z">
                    <w:rPr>
                      <w:rFonts w:ascii="Arial Narrow" w:cs="Arial Narrow" w:eastAsia="Arial Narrow" w:hAnsi="Arial Narrow"/>
                      <w:b w:val="1"/>
                    </w:rPr>
                  </w:rPrChange>
                </w:rPr>
                <w:t xml:space="preserve">DOS CERO UNO S.A</w:t>
              </w:r>
            </w:sdtContent>
          </w:sdt>
          <w:sdt>
            <w:sdtPr>
              <w:id w:val="-910361113"/>
              <w:tag w:val="goog_rdk_123"/>
            </w:sdtPr>
            <w:sdtContent>
              <w:ins w:author="Agustina Varona" w:id="11" w:date="2025-09-30T18:03:43Z"/>
              <w:sdt>
                <w:sdtPr>
                  <w:id w:val="636484380"/>
                  <w:tag w:val="goog_rdk_124"/>
                </w:sdtPr>
                <w:sdtContent>
                  <w:ins w:author="Agustina Varona" w:id="11" w:date="2025-09-30T18:03:43Z">
                    <w:r w:rsidDel="00000000" w:rsidR="00000000" w:rsidRPr="00000000">
                      <w:rPr>
                        <w:rFonts w:ascii="Arial Narrow" w:cs="Arial Narrow" w:eastAsia="Arial Narrow" w:hAnsi="Arial Narrow"/>
                        <w:b w:val="1"/>
                        <w:rtl w:val="0"/>
                        <w:rPrChange w:author="Agustina Varona" w:id="10" w:date="2025-09-30T18:03:41Z">
                          <w:rPr>
                            <w:rFonts w:ascii="Arial Narrow" w:cs="Arial Narrow" w:eastAsia="Arial Narrow" w:hAnsi="Arial Narrow"/>
                            <w:b w:val="1"/>
                          </w:rPr>
                        </w:rPrChange>
                      </w:rPr>
                      <w:t xml:space="preserve">.</w:t>
                    </w:r>
                  </w:ins>
                </w:sdtContent>
              </w:sdt>
              <w:ins w:author="Agustina Varona" w:id="11" w:date="2025-09-30T18:03:43Z"/>
            </w:sdtContent>
          </w:sdt>
          <w:r w:rsidDel="00000000" w:rsidR="00000000" w:rsidRPr="00000000">
            <w:rPr>
              <w:rFonts w:ascii="Arial Narrow" w:cs="Arial Narrow" w:eastAsia="Arial Narrow" w:hAnsi="Arial Narrow"/>
              <w:rtl w:val="0"/>
            </w:rPr>
            <w:t xml:space="preserve">, </w:t>
          </w:r>
          <w:sdt>
            <w:sdtPr>
              <w:id w:val="1876080954"/>
              <w:tag w:val="goog_rdk_125"/>
            </w:sdtPr>
            <w:sdtContent>
              <w:ins w:author="Agustina Varona" w:id="12" w:date="2025-09-30T18:03:49Z">
                <w:r w:rsidDel="00000000" w:rsidR="00000000" w:rsidRPr="00000000">
                  <w:rPr>
                    <w:rFonts w:ascii="Arial Narrow" w:cs="Arial Narrow" w:eastAsia="Arial Narrow" w:hAnsi="Arial Narrow"/>
                    <w:rtl w:val="0"/>
                  </w:rPr>
                  <w:t xml:space="preserve">titular de la </w:t>
                </w:r>
              </w:ins>
            </w:sdtContent>
          </w:sdt>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C.U.I.T. Nº</w:t>
          </w:r>
          <w:r w:rsidDel="00000000" w:rsidR="00000000" w:rsidRPr="00000000">
            <w:rPr>
              <w:rFonts w:ascii="Arial Narrow" w:cs="Arial Narrow" w:eastAsia="Arial Narrow" w:hAnsi="Arial Narrow"/>
              <w:rtl w:val="0"/>
            </w:rPr>
            <w:t xml:space="preserve"> 30-71896676-7</w:t>
          </w:r>
          <w:sdt>
            <w:sdtPr>
              <w:id w:val="966851513"/>
              <w:tag w:val="goog_rdk_126"/>
            </w:sdtPr>
            <w:sdtContent>
              <w:ins w:author="Agustina Varona" w:id="13" w:date="2025-09-30T18:04:12Z">
                <w:r w:rsidDel="00000000" w:rsidR="00000000" w:rsidRPr="00000000">
                  <w:rPr>
                    <w:rFonts w:ascii="Arial Narrow" w:cs="Arial Narrow" w:eastAsia="Arial Narrow" w:hAnsi="Arial Narrow"/>
                    <w:rtl w:val="0"/>
                  </w:rPr>
                  <w:t xml:space="preserve">, </w:t>
                </w:r>
              </w:ins>
            </w:sdtContent>
          </w:sdt>
          <w:sdt>
            <w:sdtPr>
              <w:id w:val="680015023"/>
              <w:tag w:val="goog_rdk_127"/>
            </w:sdtPr>
            <w:sdtContent>
              <w:del w:author="Agustina Varona" w:id="13" w:date="2025-09-30T18:04:12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denominado de ahora en adelante como el COMITENTE, </w:delText>
                </w:r>
              </w:del>
            </w:sdtContent>
          </w:sdt>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con</w:t>
          </w:r>
          <w:sdt>
            <w:sdtPr>
              <w:id w:val="75283734"/>
              <w:tag w:val="goog_rdk_128"/>
            </w:sdtPr>
            <w:sdtContent>
              <w:ins w:author="Agustina Varona" w:id="14" w:date="2025-09-30T18:04:34Z">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stituyendo</w:t>
                </w:r>
              </w:ins>
            </w:sdtContent>
          </w:sdt>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domicilio en la calle </w:t>
          </w:r>
          <w:sdt>
            <w:sdtPr>
              <w:id w:val="-635130259"/>
              <w:tag w:val="goog_rdk_129"/>
            </w:sdtPr>
            <w:sdtContent>
              <w:del w:author="Agustina Varona" w:id="15" w:date="2025-09-30T18:04:38Z">
                <w:r w:rsidDel="00000000" w:rsidR="00000000" w:rsidRPr="00000000">
                  <w:rPr>
                    <w:rFonts w:ascii="Arial Narrow" w:cs="Arial Narrow" w:eastAsia="Arial Narrow" w:hAnsi="Arial Narrow"/>
                    <w:rtl w:val="0"/>
                  </w:rPr>
                  <w:delText xml:space="preserve"> </w:delText>
                </w:r>
              </w:del>
            </w:sdtContent>
          </w:sdt>
          <w:r w:rsidDel="00000000" w:rsidR="00000000" w:rsidRPr="00000000">
            <w:rPr>
              <w:rFonts w:ascii="Arial Narrow" w:cs="Arial Narrow" w:eastAsia="Arial Narrow" w:hAnsi="Arial Narrow"/>
              <w:rtl w:val="0"/>
            </w:rPr>
            <w:t xml:space="preserve">Fitz Roy 1245 de la Ciudad Autónoma de Buenos Aires, República Argentina, </w:t>
          </w:r>
          <w:sdt>
            <w:sdtPr>
              <w:id w:val="-1898489108"/>
              <w:tag w:val="goog_rdk_130"/>
            </w:sdtPr>
            <w:sdtContent>
              <w:del w:author="Agustina Varona" w:id="16" w:date="2025-09-30T18:04:19Z">
                <w:r w:rsidDel="00000000" w:rsidR="00000000" w:rsidRPr="00000000">
                  <w:rPr>
                    <w:rFonts w:ascii="Arial Narrow" w:cs="Arial Narrow" w:eastAsia="Arial Narrow" w:hAnsi="Arial Narrow"/>
                    <w:rtl w:val="0"/>
                  </w:rPr>
                  <w:delText xml:space="preserve">casilla de correo: </w:delText>
                </w:r>
              </w:del>
            </w:sdtContent>
          </w:sdt>
          <w:sdt>
            <w:sdtPr>
              <w:id w:val="120672231"/>
              <w:tag w:val="goog_rdk_131"/>
            </w:sdtPr>
            <w:sdtContent>
              <w:ins w:author="Agustina Varona" w:id="16" w:date="2025-09-30T18:04:19Z">
                <w:r w:rsidDel="00000000" w:rsidR="00000000" w:rsidRPr="00000000">
                  <w:rPr>
                    <w:rFonts w:ascii="Arial Narrow" w:cs="Arial Narrow" w:eastAsia="Arial Narrow" w:hAnsi="Arial Narrow"/>
                    <w:rtl w:val="0"/>
                  </w:rPr>
                  <w:t xml:space="preserve">y domicilio electronico en </w:t>
                </w:r>
              </w:ins>
            </w:sdtContent>
          </w:sdt>
          <w:r w:rsidDel="00000000" w:rsidR="00000000" w:rsidRPr="00000000">
            <w:rPr>
              <w:rFonts w:ascii="Arial Narrow" w:cs="Arial Narrow" w:eastAsia="Arial Narrow" w:hAnsi="Arial Narrow"/>
              <w:rtl w:val="0"/>
            </w:rPr>
            <w:t xml:space="preserve">lafabricaenvivo@gmail.com</w:t>
          </w:r>
          <w:sdt>
            <w:sdtPr>
              <w:id w:val="1991831004"/>
              <w:tag w:val="goog_rdk_132"/>
            </w:sdtPr>
            <w:sdtContent>
              <w:ins w:author="Agustina Varona" w:id="17" w:date="2025-09-30T18:04:54Z">
                <w:r w:rsidDel="00000000" w:rsidR="00000000" w:rsidRPr="00000000">
                  <w:rPr>
                    <w:rFonts w:ascii="Arial Narrow" w:cs="Arial Narrow" w:eastAsia="Arial Narrow" w:hAnsi="Arial Narrow"/>
                    <w:rtl w:val="0"/>
                  </w:rPr>
                  <w:t xml:space="preserve">,</w:t>
                </w:r>
              </w:ins>
            </w:sdtContent>
          </w:sdt>
          <w:r w:rsidDel="00000000" w:rsidR="00000000" w:rsidRPr="00000000">
            <w:rPr>
              <w:rFonts w:ascii="Arial Narrow" w:cs="Arial Narrow" w:eastAsia="Arial Narrow" w:hAnsi="Arial Narrow"/>
              <w:rtl w:val="0"/>
            </w:rPr>
            <w:t xml:space="preserve"> representada en e</w:t>
          </w:r>
          <w:sdt>
            <w:sdtPr>
              <w:id w:val="-449975385"/>
              <w:tag w:val="goog_rdk_133"/>
            </w:sdtPr>
            <w:sdtContent>
              <w:ins w:author="Agustina Varona" w:id="18" w:date="2025-09-30T18:04:56Z">
                <w:r w:rsidDel="00000000" w:rsidR="00000000" w:rsidRPr="00000000">
                  <w:rPr>
                    <w:rFonts w:ascii="Arial Narrow" w:cs="Arial Narrow" w:eastAsia="Arial Narrow" w:hAnsi="Arial Narrow"/>
                    <w:rtl w:val="0"/>
                  </w:rPr>
                  <w:t xml:space="preserve">ste acto</w:t>
                </w:r>
              </w:ins>
            </w:sdtContent>
          </w:sdt>
          <w:sdt>
            <w:sdtPr>
              <w:id w:val="-1897287523"/>
              <w:tag w:val="goog_rdk_134"/>
            </w:sdtPr>
            <w:sdtContent>
              <w:del w:author="Agustina Varona" w:id="18" w:date="2025-09-30T18:04:56Z">
                <w:r w:rsidDel="00000000" w:rsidR="00000000" w:rsidRPr="00000000">
                  <w:rPr>
                    <w:rFonts w:ascii="Arial Narrow" w:cs="Arial Narrow" w:eastAsia="Arial Narrow" w:hAnsi="Arial Narrow"/>
                    <w:rtl w:val="0"/>
                  </w:rPr>
                  <w:delText xml:space="preserve">l presente</w:delText>
                </w:r>
              </w:del>
            </w:sdtContent>
          </w:sdt>
          <w:r w:rsidDel="00000000" w:rsidR="00000000" w:rsidRPr="00000000">
            <w:rPr>
              <w:rFonts w:ascii="Arial Narrow" w:cs="Arial Narrow" w:eastAsia="Arial Narrow" w:hAnsi="Arial Narrow"/>
              <w:rtl w:val="0"/>
            </w:rPr>
            <w:t xml:space="preserve"> por su Presidente MATIAS CAPELUTO, C.U.I.T. Nº 20-32.783.482-8, </w:t>
          </w:r>
          <w:sdt>
            <w:sdtPr>
              <w:id w:val="494093574"/>
              <w:tag w:val="goog_rdk_135"/>
            </w:sdtPr>
            <w:sdtContent>
              <w:ins w:author="Agustina Varona" w:id="19" w:date="2025-09-30T18:03:58Z">
                <w:r w:rsidDel="00000000" w:rsidR="00000000" w:rsidRPr="00000000">
                  <w:rPr>
                    <w:rFonts w:ascii="Arial Narrow" w:cs="Arial Narrow" w:eastAsia="Arial Narrow" w:hAnsi="Arial Narrow"/>
                    <w:rtl w:val="0"/>
                  </w:rPr>
                  <w:t xml:space="preserve">(en adelante, el ‘‘Comitente’’)</w:t>
                </w:r>
              </w:ins>
            </w:sdtContent>
          </w:sdt>
          <w:sdt>
            <w:sdtPr>
              <w:id w:val="-1979191383"/>
              <w:tag w:val="goog_rdk_136"/>
            </w:sdtPr>
            <w:sdtContent>
              <w:del w:author="Agustina Varona" w:id="19" w:date="2025-09-30T18:03:58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por una parte;  </w:delText>
                </w:r>
              </w:del>
            </w:sdtContent>
          </w:sdt>
          <w:sdt>
            <w:sdtPr>
              <w:id w:val="403321827"/>
              <w:tag w:val="goog_rdk_137"/>
            </w:sdtPr>
            <w:sdtContent>
              <w:ins w:author="Agustina Varona" w:id="19" w:date="2025-09-30T18:03:58Z">
                <w:r w:rsidDel="00000000" w:rsidR="00000000" w:rsidRPr="00000000">
                  <w:rPr>
                    <w:rtl w:val="0"/>
                  </w:rPr>
                </w:r>
              </w:ins>
            </w:sdtContent>
          </w:sdt>
        </w:p>
      </w:sdtContent>
    </w:sdt>
    <w:sdt>
      <w:sdtPr>
        <w:id w:val="710657659"/>
        <w:tag w:val="goog_rdk_151"/>
      </w:sdtPr>
      <w:sdtContent>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ns w:author="Agustina Varona" w:id="23" w:date="2025-09-30T18:09:41Z"/>
              <w:rFonts w:ascii="Arial Narrow" w:cs="Arial Narrow" w:eastAsia="Arial Narrow" w:hAnsi="Arial Narrow"/>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y por</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la otra, el Señor/a:</w:t>
          </w:r>
          <w:r w:rsidDel="00000000" w:rsidR="00000000" w:rsidRPr="00000000">
            <w:rPr>
              <w:rFonts w:ascii="Arial Narrow" w:cs="Arial Narrow" w:eastAsia="Arial Narrow" w:hAnsi="Arial Narrow"/>
              <w:rtl w:val="0"/>
            </w:rPr>
            <w:t xml:space="preserve"> </w:t>
          </w:r>
          <w:sdt>
            <w:sdtPr>
              <w:id w:val="-865373912"/>
              <w:tag w:val="goog_rdk_139"/>
            </w:sdtPr>
            <w:sdtContent>
              <w:ins w:author="Agustina Varona" w:id="20" w:date="2025-09-30T18:06:13Z"/>
              <w:sdt>
                <w:sdtPr>
                  <w:id w:val="-583573984"/>
                  <w:tag w:val="goog_rdk_140"/>
                </w:sdtPr>
                <w:sdtContent>
                  <w:ins w:author="Agustina Varona" w:id="20" w:date="2025-09-30T18:06:13Z">
                    <w:r w:rsidDel="00000000" w:rsidR="00000000" w:rsidRPr="00000000">
                      <w:rPr>
                        <w:rFonts w:ascii="Arial Narrow" w:cs="Arial Narrow" w:eastAsia="Arial Narrow" w:hAnsi="Arial Narrow"/>
                        <w:color w:val="ff0000"/>
                        <w:rtl w:val="0"/>
                        <w:rPrChange w:author="Agustina Varona" w:id="21" w:date="2025-09-30T18:06:13Z">
                          <w:rPr>
                            <w:rFonts w:ascii="Arial Narrow" w:cs="Arial Narrow" w:eastAsia="Arial Narrow" w:hAnsi="Arial Narrow"/>
                          </w:rPr>
                        </w:rPrChange>
                      </w:rPr>
                      <w:t xml:space="preserve">(nombre y apellido)</w:t>
                    </w:r>
                  </w:ins>
                </w:sdtContent>
              </w:sdt>
              <w:ins w:author="Agustina Varona" w:id="20" w:date="2025-09-30T18:06:13Z">
                <w:r w:rsidDel="00000000" w:rsidR="00000000" w:rsidRPr="00000000">
                  <w:rPr>
                    <w:rFonts w:ascii="Arial Narrow" w:cs="Arial Narrow" w:eastAsia="Arial Narrow" w:hAnsi="Arial Narrow"/>
                    <w:rtl w:val="0"/>
                  </w:rPr>
                  <w:t xml:space="preserve">, titular del D.N.I. N°</w:t>
                </w:r>
                <w:sdt>
                  <w:sdtPr>
                    <w:id w:val="-1366165574"/>
                    <w:tag w:val="goog_rdk_141"/>
                  </w:sdtPr>
                  <w:sdtContent>
                    <w:r w:rsidDel="00000000" w:rsidR="00000000" w:rsidRPr="00000000">
                      <w:rPr>
                        <w:rFonts w:ascii="Arial Narrow" w:cs="Arial Narrow" w:eastAsia="Arial Narrow" w:hAnsi="Arial Narrow"/>
                        <w:color w:val="ff0000"/>
                        <w:rtl w:val="0"/>
                        <w:rPrChange w:author="Agustina Varona" w:id="21" w:date="2025-09-30T18:06:13Z">
                          <w:rPr>
                            <w:rFonts w:ascii="Arial Narrow" w:cs="Arial Narrow" w:eastAsia="Arial Narrow" w:hAnsi="Arial Narrow"/>
                          </w:rPr>
                        </w:rPrChange>
                      </w:rPr>
                      <w:t xml:space="preserve"> (dni)</w:t>
                    </w:r>
                  </w:sdtContent>
                </w:sdt>
                <w:r w:rsidDel="00000000" w:rsidR="00000000" w:rsidRPr="00000000">
                  <w:rPr>
                    <w:rFonts w:ascii="Arial Narrow" w:cs="Arial Narrow" w:eastAsia="Arial Narrow" w:hAnsi="Arial Narrow"/>
                    <w:rtl w:val="0"/>
                  </w:rPr>
                  <w:t xml:space="preserve">, constituyendo domicilio en</w:t>
                </w:r>
                <w:sdt>
                  <w:sdtPr>
                    <w:id w:val="918053129"/>
                    <w:tag w:val="goog_rdk_142"/>
                  </w:sdtPr>
                  <w:sdtContent>
                    <w:r w:rsidDel="00000000" w:rsidR="00000000" w:rsidRPr="00000000">
                      <w:rPr>
                        <w:rFonts w:ascii="Arial Narrow" w:cs="Arial Narrow" w:eastAsia="Arial Narrow" w:hAnsi="Arial Narrow"/>
                        <w:color w:val="ff0000"/>
                        <w:rtl w:val="0"/>
                        <w:rPrChange w:author="Agustina Varona" w:id="21" w:date="2025-09-30T18:06:13Z">
                          <w:rPr>
                            <w:rFonts w:ascii="Arial Narrow" w:cs="Arial Narrow" w:eastAsia="Arial Narrow" w:hAnsi="Arial Narrow"/>
                          </w:rPr>
                        </w:rPrChange>
                      </w:rPr>
                      <w:t xml:space="preserve"> (calle)</w:t>
                    </w:r>
                  </w:sdtContent>
                </w:sdt>
                <w:r w:rsidDel="00000000" w:rsidR="00000000" w:rsidRPr="00000000">
                  <w:rPr>
                    <w:rFonts w:ascii="Arial Narrow" w:cs="Arial Narrow" w:eastAsia="Arial Narrow" w:hAnsi="Arial Narrow"/>
                    <w:rtl w:val="0"/>
                  </w:rPr>
                  <w:t xml:space="preserve"> y domicilio </w:t>
                </w:r>
                <w:sdt>
                  <w:sdtPr>
                    <w:id w:val="1851109158"/>
                    <w:tag w:val="goog_rdk_143"/>
                  </w:sdtPr>
                  <w:sdtContent>
                    <w:r w:rsidDel="00000000" w:rsidR="00000000" w:rsidRPr="00000000">
                      <w:rPr>
                        <w:rFonts w:ascii="Arial Narrow" w:cs="Arial Narrow" w:eastAsia="Arial Narrow" w:hAnsi="Arial Narrow"/>
                        <w:rtl w:val="0"/>
                        <w:rPrChange w:author="Agustina Varona" w:id="21" w:date="2025-09-30T18:06:13Z">
                          <w:rPr>
                            <w:rFonts w:ascii="Arial Narrow" w:cs="Arial Narrow" w:eastAsia="Arial Narrow" w:hAnsi="Arial Narrow"/>
                          </w:rPr>
                        </w:rPrChange>
                      </w:rPr>
                      <w:t xml:space="preserve">electrónico</w:t>
                    </w:r>
                  </w:sdtContent>
                </w:sdt>
                <w:r w:rsidDel="00000000" w:rsidR="00000000" w:rsidRPr="00000000">
                  <w:rPr>
                    <w:rFonts w:ascii="Arial Narrow" w:cs="Arial Narrow" w:eastAsia="Arial Narrow" w:hAnsi="Arial Narrow"/>
                    <w:rtl w:val="0"/>
                  </w:rPr>
                  <w:t xml:space="preserve"> en</w:t>
                </w:r>
                <w:sdt>
                  <w:sdtPr>
                    <w:id w:val="-2006213230"/>
                    <w:tag w:val="goog_rdk_144"/>
                  </w:sdtPr>
                  <w:sdtContent>
                    <w:r w:rsidDel="00000000" w:rsidR="00000000" w:rsidRPr="00000000">
                      <w:rPr>
                        <w:rFonts w:ascii="Arial Narrow" w:cs="Arial Narrow" w:eastAsia="Arial Narrow" w:hAnsi="Arial Narrow"/>
                        <w:color w:val="ff0000"/>
                        <w:rtl w:val="0"/>
                        <w:rPrChange w:author="Agustina Varona" w:id="21" w:date="2025-09-30T18:06:13Z">
                          <w:rPr>
                            <w:rFonts w:ascii="Arial Narrow" w:cs="Arial Narrow" w:eastAsia="Arial Narrow" w:hAnsi="Arial Narrow"/>
                          </w:rPr>
                        </w:rPrChange>
                      </w:rPr>
                      <w:t xml:space="preserve"> (mail)</w:t>
                    </w:r>
                  </w:sdtContent>
                </w:sdt>
                <w:r w:rsidDel="00000000" w:rsidR="00000000" w:rsidRPr="00000000">
                  <w:rPr>
                    <w:rFonts w:ascii="Arial Narrow" w:cs="Arial Narrow" w:eastAsia="Arial Narrow" w:hAnsi="Arial Narrow"/>
                    <w:rtl w:val="0"/>
                  </w:rPr>
                  <w:t xml:space="preserve">, representada en este acto por su representante </w:t>
                </w:r>
                <w:sdt>
                  <w:sdtPr>
                    <w:id w:val="-65093891"/>
                    <w:tag w:val="goog_rdk_145"/>
                  </w:sdtPr>
                  <w:sdtContent>
                    <w:commentRangeStart w:id="0"/>
                  </w:sdtContent>
                </w:sdt>
                <w:sdt>
                  <w:sdtPr>
                    <w:id w:val="-246535407"/>
                    <w:tag w:val="goog_rdk_146"/>
                  </w:sdtPr>
                  <w:sdtContent>
                    <w:r w:rsidDel="00000000" w:rsidR="00000000" w:rsidRPr="00000000">
                      <w:rPr>
                        <w:rFonts w:ascii="Arial Narrow" w:cs="Arial Narrow" w:eastAsia="Arial Narrow" w:hAnsi="Arial Narrow"/>
                        <w:color w:val="ff0000"/>
                        <w:rtl w:val="0"/>
                        <w:rPrChange w:author="Agustina Varona" w:id="21" w:date="2025-09-30T18:06:13Z">
                          <w:rPr>
                            <w:rFonts w:ascii="Arial Narrow" w:cs="Arial Narrow" w:eastAsia="Arial Narrow" w:hAnsi="Arial Narrow"/>
                          </w:rPr>
                        </w:rPrChange>
                      </w:rPr>
                      <w:t xml:space="preserve">(nombre y apellido del Representante)</w:t>
                    </w:r>
                  </w:sdtContent>
                </w:sdt>
                <w:r w:rsidDel="00000000" w:rsidR="00000000" w:rsidRPr="00000000">
                  <w:rPr>
                    <w:rFonts w:ascii="Arial Narrow" w:cs="Arial Narrow" w:eastAsia="Arial Narrow" w:hAnsi="Arial Narrow"/>
                    <w:rtl w:val="0"/>
                  </w:rPr>
                  <w:t xml:space="preserve">,</w:t>
                </w:r>
                <w:commentRangeEnd w:id="0"/>
                <w:r w:rsidDel="00000000" w:rsidR="00000000" w:rsidRPr="00000000">
                  <w:commentReference w:id="0"/>
                </w:r>
                <w:r w:rsidDel="00000000" w:rsidR="00000000" w:rsidRPr="00000000">
                  <w:rPr>
                    <w:rFonts w:ascii="Arial Narrow" w:cs="Arial Narrow" w:eastAsia="Arial Narrow" w:hAnsi="Arial Narrow"/>
                    <w:rtl w:val="0"/>
                  </w:rPr>
                  <w:t xml:space="preserve"> titular del D.N.I. </w:t>
                </w:r>
                <w:sdt>
                  <w:sdtPr>
                    <w:id w:val="1385269032"/>
                    <w:tag w:val="goog_rdk_147"/>
                  </w:sdtPr>
                  <w:sdtContent>
                    <w:r w:rsidDel="00000000" w:rsidR="00000000" w:rsidRPr="00000000">
                      <w:rPr>
                        <w:rFonts w:ascii="Arial Narrow" w:cs="Arial Narrow" w:eastAsia="Arial Narrow" w:hAnsi="Arial Narrow"/>
                        <w:color w:val="ff0000"/>
                        <w:rtl w:val="0"/>
                        <w:rPrChange w:author="Agustina Varona" w:id="21" w:date="2025-09-30T18:06:13Z">
                          <w:rPr>
                            <w:rFonts w:ascii="Arial Narrow" w:cs="Arial Narrow" w:eastAsia="Arial Narrow" w:hAnsi="Arial Narrow"/>
                          </w:rPr>
                        </w:rPrChange>
                      </w:rPr>
                      <w:t xml:space="preserve">(dni)</w:t>
                    </w:r>
                  </w:sdtContent>
                </w:sdt>
                <w:r w:rsidDel="00000000" w:rsidR="00000000" w:rsidRPr="00000000">
                  <w:rPr>
                    <w:rFonts w:ascii="Arial Narrow" w:cs="Arial Narrow" w:eastAsia="Arial Narrow" w:hAnsi="Arial Narrow"/>
                    <w:rtl w:val="0"/>
                  </w:rPr>
                  <w:t xml:space="preserve">, (en adelante, el ‘‘Artista’’ y/o el ‘‘Prestador’’)</w:t>
                </w:r>
                <w:sdt>
                  <w:sdtPr>
                    <w:id w:val="-578939209"/>
                    <w:tag w:val="goog_rdk_148"/>
                  </w:sdtPr>
                  <w:sdtContent>
                    <w:del w:author="Agustina Varona" w:id="22" w:date="2025-09-30T18:06:21Z">
                      <w:r w:rsidDel="00000000" w:rsidR="00000000" w:rsidRPr="00000000">
                        <w:rPr>
                          <w:rFonts w:ascii="Arial Narrow" w:cs="Arial Narrow" w:eastAsia="Arial Narrow" w:hAnsi="Arial Narrow"/>
                          <w:rtl w:val="0"/>
                        </w:rPr>
                        <w:delText xml:space="preserve"> </w:delText>
                      </w:r>
                    </w:del>
                  </w:sdtContent>
                </w:sdt>
              </w:ins>
            </w:sdtContent>
          </w:sdt>
          <w:sdt>
            <w:sdtPr>
              <w:id w:val="1600114113"/>
              <w:tag w:val="goog_rdk_149"/>
            </w:sdtPr>
            <w:sdtContent>
              <w:del w:author="Agustina Varona" w:id="22" w:date="2025-09-30T18:06:21Z">
                <w:r w:rsidDel="00000000" w:rsidR="00000000" w:rsidRPr="00000000">
                  <w:rPr>
                    <w:rFonts w:ascii="Arial Narrow" w:cs="Arial Narrow" w:eastAsia="Arial Narrow" w:hAnsi="Arial Narrow"/>
                    <w:rtl w:val="0"/>
                  </w:rPr>
                  <w:delText xml:space="preserve">ESMERALDA CUNEO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D.N.I.:</w:delText>
                </w:r>
                <w:r w:rsidDel="00000000" w:rsidR="00000000" w:rsidRPr="00000000">
                  <w:rPr>
                    <w:rFonts w:ascii="Arial Narrow" w:cs="Arial Narrow" w:eastAsia="Arial Narrow" w:hAnsi="Arial Narrow"/>
                    <w:rtl w:val="0"/>
                  </w:rPr>
                  <w:delText xml:space="preserve"> 42.952.009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con domicilio real en la calle </w:delText>
                </w:r>
                <w:r w:rsidDel="00000000" w:rsidR="00000000" w:rsidRPr="00000000">
                  <w:rPr>
                    <w:rFonts w:ascii="Arial Narrow" w:cs="Arial Narrow" w:eastAsia="Arial Narrow" w:hAnsi="Arial Narrow"/>
                    <w:rtl w:val="0"/>
                  </w:rPr>
                  <w:delText xml:space="preserve">Eduardo Schiaffino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Nº</w:delText>
                </w:r>
                <w:r w:rsidDel="00000000" w:rsidR="00000000" w:rsidRPr="00000000">
                  <w:rPr>
                    <w:rFonts w:ascii="Arial Narrow" w:cs="Arial Narrow" w:eastAsia="Arial Narrow" w:hAnsi="Arial Narrow"/>
                    <w:rtl w:val="0"/>
                  </w:rPr>
                  <w:delText xml:space="preserve"> 2179</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de la </w:delText>
                </w:r>
                <w:r w:rsidDel="00000000" w:rsidR="00000000" w:rsidRPr="00000000">
                  <w:rPr>
                    <w:rFonts w:ascii="Arial Narrow" w:cs="Arial Narrow" w:eastAsia="Arial Narrow" w:hAnsi="Arial Narrow"/>
                    <w:rtl w:val="0"/>
                  </w:rPr>
                  <w:delText xml:space="preserve">Ciudad Autónoma de Buenos Aires</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en su carácter de </w:delText>
                </w:r>
                <w:r w:rsidDel="00000000" w:rsidR="00000000" w:rsidRPr="00000000">
                  <w:rPr>
                    <w:rFonts w:ascii="Arial Narrow" w:cs="Arial Narrow" w:eastAsia="Arial Narrow" w:hAnsi="Arial Narrow"/>
                    <w:i w:val="0"/>
                    <w:smallCaps w:val="0"/>
                    <w:strike w:val="0"/>
                    <w:u w:val="none"/>
                    <w:shd w:fill="auto" w:val="clear"/>
                    <w:vertAlign w:val="baseline"/>
                    <w:rtl w:val="0"/>
                  </w:rPr>
                  <w:delText xml:space="preserve">S</w:delText>
                </w:r>
                <w:r w:rsidDel="00000000" w:rsidR="00000000" w:rsidRPr="00000000">
                  <w:rPr>
                    <w:rFonts w:ascii="Arial Narrow" w:cs="Arial Narrow" w:eastAsia="Arial Narrow" w:hAnsi="Arial Narrow"/>
                    <w:rtl w:val="0"/>
                  </w:rPr>
                  <w:delText xml:space="preserve">olista</w:delText>
                </w:r>
                <w:r w:rsidDel="00000000" w:rsidR="00000000" w:rsidRPr="00000000">
                  <w:rPr>
                    <w:rFonts w:ascii="Arial Narrow" w:cs="Arial Narrow" w:eastAsia="Arial Narrow" w:hAnsi="Arial Narrow"/>
                    <w:i w:val="0"/>
                    <w:smallCaps w:val="0"/>
                    <w:strike w:val="0"/>
                    <w:u w:val="none"/>
                    <w:shd w:fill="auto" w:val="clear"/>
                    <w:vertAlign w:val="baseline"/>
                    <w:rtl w:val="0"/>
                  </w:rPr>
                  <w:delText xml:space="preserve"> y/</w:delText>
                </w:r>
                <w:r w:rsidDel="00000000" w:rsidR="00000000" w:rsidRPr="00000000">
                  <w:rPr>
                    <w:rFonts w:ascii="Arial Narrow" w:cs="Arial Narrow" w:eastAsia="Arial Narrow" w:hAnsi="Arial Narrow"/>
                    <w:rtl w:val="0"/>
                  </w:rPr>
                  <w:delText xml:space="preserve">o</w:delText>
                </w:r>
                <w:r w:rsidDel="00000000" w:rsidR="00000000" w:rsidRPr="00000000">
                  <w:rPr>
                    <w:rFonts w:ascii="Arial Narrow" w:cs="Arial Narrow" w:eastAsia="Arial Narrow" w:hAnsi="Arial Narrow"/>
                    <w:i w:val="0"/>
                    <w:smallCaps w:val="0"/>
                    <w:strike w:val="0"/>
                    <w:u w:val="none"/>
                    <w:shd w:fill="auto" w:val="clear"/>
                    <w:vertAlign w:val="baseline"/>
                    <w:rtl w:val="0"/>
                  </w:rPr>
                  <w:delText xml:space="preserve"> representante del </w:delText>
                </w:r>
                <w:r w:rsidDel="00000000" w:rsidR="00000000" w:rsidRPr="00000000">
                  <w:rPr>
                    <w:rFonts w:ascii="Arial Narrow" w:cs="Arial Narrow" w:eastAsia="Arial Narrow" w:hAnsi="Arial Narrow"/>
                    <w:rtl w:val="0"/>
                  </w:rPr>
                  <w:delText xml:space="preserve">Solista </w:delText>
                </w:r>
                <w:r w:rsidDel="00000000" w:rsidR="00000000" w:rsidRPr="00000000">
                  <w:rPr>
                    <w:rFonts w:ascii="Arial Narrow" w:cs="Arial Narrow" w:eastAsia="Arial Narrow" w:hAnsi="Arial Narrow"/>
                    <w:i w:val="0"/>
                    <w:smallCaps w:val="0"/>
                    <w:strike w:val="0"/>
                    <w:u w:val="none"/>
                    <w:shd w:fill="auto" w:val="clear"/>
                    <w:vertAlign w:val="baseline"/>
                    <w:rtl w:val="0"/>
                  </w:rPr>
                  <w:delText xml:space="preserve">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ahora en adelante el PRESTADOR, se conviene en celebrar el presente contrato de Locación de Servicios conforme las siguientes cláusulas:</w:delText>
                </w:r>
              </w:del>
            </w:sdtContent>
          </w:sdt>
          <w:sdt>
            <w:sdtPr>
              <w:id w:val="2068955819"/>
              <w:tag w:val="goog_rdk_150"/>
            </w:sdtPr>
            <w:sdtContent>
              <w:ins w:author="Agustina Varona" w:id="23" w:date="2025-09-30T18:09:41Z">
                <w:r w:rsidDel="00000000" w:rsidR="00000000" w:rsidRPr="00000000">
                  <w:rPr>
                    <w:rtl w:val="0"/>
                  </w:rPr>
                </w:r>
              </w:ins>
            </w:sdtContent>
          </w:sdt>
        </w:p>
      </w:sdtContent>
    </w:sdt>
    <w:sdt>
      <w:sdtPr>
        <w:id w:val="1008292873"/>
        <w:tag w:val="goog_rdk_163"/>
      </w:sdtPr>
      <w:sdtContent>
        <w:p w:rsidR="00000000" w:rsidDel="00000000" w:rsidP="00000000" w:rsidRDefault="00000000" w:rsidRPr="00000000" w14:paraId="00000025">
          <w:pPr>
            <w:widowControl w:val="1"/>
            <w:spacing w:after="0" w:line="360" w:lineRule="auto"/>
            <w:jc w:val="both"/>
            <w:rPr>
              <w:rFonts w:ascii="Arial" w:cs="Arial" w:eastAsia="Arial" w:hAnsi="Arial"/>
              <w:b w:val="0"/>
              <w:i w:val="0"/>
              <w:smallCaps w:val="0"/>
              <w:strike w:val="0"/>
              <w:color w:val="000000"/>
              <w:sz w:val="22"/>
              <w:szCs w:val="22"/>
              <w:u w:val="none"/>
              <w:shd w:fill="auto" w:val="clear"/>
              <w:vertAlign w:val="baseline"/>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pPrChange w:author="Agustina Varona" w:id="0" w:date="2025-09-30T18:09:41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pPr>
            </w:pPrChange>
          </w:pPr>
          <w:sdt>
            <w:sdtPr>
              <w:id w:val="944138329"/>
              <w:tag w:val="goog_rdk_152"/>
            </w:sdtPr>
            <w:sdtContent>
              <w:ins w:author="Agustina Varona" w:id="23" w:date="2025-09-30T18:09:41Z"/>
              <w:sdt>
                <w:sdtPr>
                  <w:id w:val="-1935811482"/>
                  <w:tag w:val="goog_rdk_153"/>
                </w:sdtPr>
                <w:sdtContent>
                  <w:ins w:author="Agustina Varona" w:id="23" w:date="2025-09-30T18:09:41Z">
                    <w:r w:rsidDel="00000000" w:rsidR="00000000" w:rsidRPr="00000000">
                      <w:rPr>
                        <w:rFonts w:ascii="Arial Narrow" w:cs="Arial Narrow" w:eastAsia="Arial Narrow" w:hAnsi="Arial Narrow"/>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Quienes (referenciados en lo sucesivo e indistintamente como las “</w:t>
                    </w:r>
                  </w:ins>
                </w:sdtContent>
              </w:sdt>
              <w:ins w:author="Agustina Varona" w:id="23" w:date="2025-09-30T18:09:41Z">
                <w:sdt>
                  <w:sdtPr>
                    <w:id w:val="-176309028"/>
                    <w:tag w:val="goog_rdk_154"/>
                  </w:sdtPr>
                  <w:sdtContent>
                    <w:r w:rsidDel="00000000" w:rsidR="00000000" w:rsidRPr="00000000">
                      <w:rPr>
                        <w:rFonts w:ascii="Arial Narrow" w:cs="Arial Narrow" w:eastAsia="Arial Narrow" w:hAnsi="Arial Narrow"/>
                        <w:u w:val="single"/>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Partes</w:t>
                    </w:r>
                  </w:sdtContent>
                </w:sdt>
                <w:sdt>
                  <w:sdtPr>
                    <w:id w:val="-1958561701"/>
                    <w:tag w:val="goog_rdk_155"/>
                  </w:sdtPr>
                  <w:sdtContent>
                    <w:r w:rsidDel="00000000" w:rsidR="00000000" w:rsidRPr="00000000">
                      <w:rPr>
                        <w:rFonts w:ascii="Arial Narrow" w:cs="Arial Narrow" w:eastAsia="Arial Narrow" w:hAnsi="Arial Narrow"/>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 manifestado que poseen plena capacidad, voluntad y representación, convienen celebrar el presente </w:t>
                    </w:r>
                  </w:sdtContent>
                </w:sdt>
                <w:sdt>
                  <w:sdtPr>
                    <w:id w:val="1343696857"/>
                    <w:tag w:val="goog_rdk_156"/>
                  </w:sdtPr>
                  <w:sdtContent>
                    <w:r w:rsidDel="00000000" w:rsidR="00000000" w:rsidRPr="00000000">
                      <w:rPr>
                        <w:rFonts w:ascii="Arial Narrow" w:cs="Arial Narrow" w:eastAsia="Arial Narrow" w:hAnsi="Arial Narrow"/>
                        <w:u w:val="single"/>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Contrato de </w:t>
                    </w:r>
                  </w:sdtContent>
                </w:sdt>
                <w:sdt>
                  <w:sdtPr>
                    <w:id w:val="-1117793075"/>
                    <w:tag w:val="goog_rdk_157"/>
                  </w:sdtPr>
                  <w:sdtContent>
                    <w:r w:rsidDel="00000000" w:rsidR="00000000" w:rsidRPr="00000000">
                      <w:rPr>
                        <w:rFonts w:ascii="Arial Narrow" w:cs="Arial Narrow" w:eastAsia="Arial Narrow" w:hAnsi="Arial Narrow"/>
                        <w:u w:val="single"/>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Locación</w:t>
                    </w:r>
                  </w:sdtContent>
                </w:sdt>
                <w:sdt>
                  <w:sdtPr>
                    <w:id w:val="-2099183648"/>
                    <w:tag w:val="goog_rdk_158"/>
                  </w:sdtPr>
                  <w:sdtContent>
                    <w:r w:rsidDel="00000000" w:rsidR="00000000" w:rsidRPr="00000000">
                      <w:rPr>
                        <w:rFonts w:ascii="Arial Narrow" w:cs="Arial Narrow" w:eastAsia="Arial Narrow" w:hAnsi="Arial Narrow"/>
                        <w:u w:val="single"/>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 de Servicios de Prestacion Artistica</w:t>
                    </w:r>
                  </w:sdtContent>
                </w:sdt>
                <w:sdt>
                  <w:sdtPr>
                    <w:id w:val="-574779858"/>
                    <w:tag w:val="goog_rdk_159"/>
                  </w:sdtPr>
                  <w:sdtContent>
                    <w:r w:rsidDel="00000000" w:rsidR="00000000" w:rsidRPr="00000000">
                      <w:rPr>
                        <w:rFonts w:ascii="Arial Narrow" w:cs="Arial Narrow" w:eastAsia="Arial Narrow" w:hAnsi="Arial Narrow"/>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  (en adelante, el ”Contrato”) de acuerdo con las siguientes cláusulas y condiciones, en concordancia con lo determinado por el Código Civil y Comercial de la Nación (en adelante, “</w:t>
                    </w:r>
                  </w:sdtContent>
                </w:sdt>
                <w:sdt>
                  <w:sdtPr>
                    <w:id w:val="-975876897"/>
                    <w:tag w:val="goog_rdk_160"/>
                  </w:sdtPr>
                  <w:sdtContent>
                    <w:r w:rsidDel="00000000" w:rsidR="00000000" w:rsidRPr="00000000">
                      <w:rPr>
                        <w:rFonts w:ascii="Arial Narrow" w:cs="Arial Narrow" w:eastAsia="Arial Narrow" w:hAnsi="Arial Narrow"/>
                        <w:u w:val="single"/>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CCCN</w:t>
                    </w:r>
                  </w:sdtContent>
                </w:sdt>
                <w:sdt>
                  <w:sdtPr>
                    <w:id w:val="-1649074357"/>
                    <w:tag w:val="goog_rdk_161"/>
                  </w:sdtPr>
                  <w:sdtContent>
                    <w:r w:rsidDel="00000000" w:rsidR="00000000" w:rsidRPr="00000000">
                      <w:rPr>
                        <w:rFonts w:ascii="Arial Narrow" w:cs="Arial Narrow" w:eastAsia="Arial Narrow" w:hAnsi="Arial Narrow"/>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w:t>
                    </w:r>
                  </w:sdtContent>
                </w:sdt>
              </w:ins>
            </w:sdtContent>
          </w:sdt>
          <w:sdt>
            <w:sdtPr>
              <w:id w:val="1048869755"/>
              <w:tag w:val="goog_rdk_162"/>
            </w:sdtPr>
            <w:sdtContent>
              <w:r w:rsidDel="00000000" w:rsidR="00000000" w:rsidRPr="00000000">
                <w:rPr>
                  <w:rtl w:val="0"/>
                </w:rPr>
              </w:r>
            </w:sdtContent>
          </w:sdt>
        </w:p>
      </w:sdtContent>
    </w:sdt>
    <w:sdt>
      <w:sdtPr>
        <w:id w:val="2012708235"/>
        <w:tag w:val="goog_rdk_167"/>
      </w:sdtPr>
      <w:sdtContent>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25" w:date="2025-09-30T19:11:00Z"/>
              <w:rFonts w:ascii="Arial Narrow" w:cs="Arial Narrow" w:eastAsia="Arial Narrow" w:hAnsi="Arial Narrow"/>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pPr>
          <w:sdt>
            <w:sdtPr>
              <w:id w:val="18351103"/>
              <w:tag w:val="goog_rdk_165"/>
            </w:sdtPr>
            <w:sdtContent>
              <w:ins w:author="Agustina Varona" w:id="25" w:date="2025-09-30T19:11:00Z"/>
              <w:sdt>
                <w:sdtPr>
                  <w:id w:val="-1937852983"/>
                  <w:tag w:val="goog_rdk_166"/>
                </w:sdtPr>
                <w:sdtContent>
                  <w:ins w:author="Agustina Varona" w:id="25" w:date="2025-09-30T19:11:00Z">
                    <w:r w:rsidDel="00000000" w:rsidR="00000000" w:rsidRPr="00000000">
                      <w:rPr>
                        <w:rtl w:val="0"/>
                      </w:rPr>
                    </w:r>
                  </w:ins>
                </w:sdtContent>
              </w:sdt>
              <w:ins w:author="Agustina Varona" w:id="25" w:date="2025-09-30T19:11:00Z"/>
            </w:sdtContent>
          </w:sdt>
        </w:p>
      </w:sdtContent>
    </w:sdt>
    <w:sdt>
      <w:sdtPr>
        <w:id w:val="1802659494"/>
        <w:tag w:val="goog_rdk_170"/>
      </w:sdtPr>
      <w:sdtConten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25" w:date="2025-09-30T19:11:00Z"/>
              <w:rFonts w:ascii="Arial Narrow" w:cs="Arial Narrow" w:eastAsia="Arial Narrow" w:hAnsi="Arial Narrow"/>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pPr>
          <w:sdt>
            <w:sdtPr>
              <w:id w:val="1245032132"/>
              <w:tag w:val="goog_rdk_168"/>
            </w:sdtPr>
            <w:sdtContent>
              <w:ins w:author="Agustina Varona" w:id="25" w:date="2025-09-30T19:11:00Z"/>
              <w:sdt>
                <w:sdtPr>
                  <w:id w:val="-248949266"/>
                  <w:tag w:val="goog_rdk_169"/>
                </w:sdtPr>
                <w:sdtContent>
                  <w:ins w:author="Agustina Varona" w:id="25" w:date="2025-09-30T19:11:00Z">
                    <w:r w:rsidDel="00000000" w:rsidR="00000000" w:rsidRPr="00000000">
                      <w:rPr>
                        <w:rFonts w:ascii="Arial Narrow" w:cs="Arial Narrow" w:eastAsia="Arial Narrow" w:hAnsi="Arial Narrow"/>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ANTECEDENTES: </w:t>
                    </w:r>
                  </w:ins>
                </w:sdtContent>
              </w:sdt>
              <w:ins w:author="Agustina Varona" w:id="25" w:date="2025-09-30T19:11:00Z"/>
            </w:sdtContent>
          </w:sdt>
        </w:p>
      </w:sdtContent>
    </w:sdt>
    <w:sdt>
      <w:sdtPr>
        <w:id w:val="-257273622"/>
        <w:tag w:val="goog_rdk_178"/>
      </w:sdtPr>
      <w:sdtContent>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ns w:author="Agustina Varona" w:id="25" w:date="2025-09-30T19:11:00Z"/>
              <w:rFonts w:ascii="Arial Narrow" w:cs="Arial Narrow" w:eastAsia="Arial Narrow" w:hAnsi="Arial Narrow"/>
            </w:rPr>
          </w:pPr>
          <w:sdt>
            <w:sdtPr>
              <w:id w:val="-1123578468"/>
              <w:tag w:val="goog_rdk_171"/>
            </w:sdtPr>
            <w:sdtContent>
              <w:ins w:author="Agustina Varona" w:id="25" w:date="2025-09-30T19:11:00Z"/>
              <w:sdt>
                <w:sdtPr>
                  <w:id w:val="725214043"/>
                  <w:tag w:val="goog_rdk_172"/>
                </w:sdtPr>
                <w:sdtContent>
                  <w:ins w:author="Agustina Varona" w:id="25" w:date="2025-09-30T19:11:00Z">
                    <w:r w:rsidDel="00000000" w:rsidR="00000000" w:rsidRPr="00000000">
                      <w:rPr>
                        <w:rFonts w:ascii="Arial Narrow" w:cs="Arial Narrow" w:eastAsia="Arial Narrow" w:hAnsi="Arial Narrow"/>
                        <w:rtl w:val="0"/>
                        <w:rPrChange w:author="Agustina Varona" w:id="24" w:date="2025-09-30T18:09:41Z">
                          <w:rPr>
                            <w:rFonts w:ascii="Arial Narrow" w:cs="Arial Narrow" w:eastAsia="Arial Narrow" w:hAnsi="Arial Narrow"/>
                            <w:i w:val="0"/>
                            <w:smallCaps w:val="0"/>
                            <w:strike w:val="0"/>
                            <w:color w:val="000000"/>
                            <w:u w:val="none"/>
                            <w:shd w:fill="auto" w:val="clear"/>
                            <w:vertAlign w:val="baseline"/>
                          </w:rPr>
                        </w:rPrChange>
                      </w:rPr>
                      <w:t xml:space="preserve">E</w:t>
                    </w:r>
                  </w:ins>
                </w:sdtContent>
              </w:sdt>
              <w:ins w:author="Agustina Varona" w:id="25" w:date="2025-09-30T19:11:00Z">
                <w:sdt>
                  <w:sdtPr>
                    <w:id w:val="894202960"/>
                    <w:tag w:val="goog_rdk_173"/>
                  </w:sdtPr>
                  <w:sdtContent>
                    <w:r w:rsidDel="00000000" w:rsidR="00000000" w:rsidRPr="00000000">
                      <w:rPr>
                        <w:rFonts w:ascii="Arial Narrow" w:cs="Arial Narrow" w:eastAsia="Arial Narrow" w:hAnsi="Arial Narrow"/>
                        <w:rtl w:val="0"/>
                        <w:rPrChange w:author="Agustina Varona" w:id="26" w:date="2025-09-30T19:11:00Z">
                          <w:rPr>
                            <w:rFonts w:ascii="Arial Narrow" w:cs="Arial Narrow" w:eastAsia="Arial Narrow" w:hAnsi="Arial Narrow"/>
                            <w:i w:val="0"/>
                            <w:smallCaps w:val="0"/>
                            <w:strike w:val="0"/>
                            <w:color w:val="000000"/>
                            <w:u w:val="none"/>
                            <w:shd w:fill="auto" w:val="clear"/>
                            <w:vertAlign w:val="baseline"/>
                          </w:rPr>
                        </w:rPrChange>
                      </w:rPr>
                      <w:t xml:space="preserve">l Prestador es un </w:t>
                    </w:r>
                  </w:sdtContent>
                </w:sdt>
                <w:sdt>
                  <w:sdtPr>
                    <w:id w:val="235164561"/>
                    <w:tag w:val="goog_rdk_174"/>
                  </w:sdtPr>
                  <w:sdtContent>
                    <w:r w:rsidDel="00000000" w:rsidR="00000000" w:rsidRPr="00000000">
                      <w:rPr>
                        <w:rFonts w:ascii="Arial Narrow" w:cs="Arial Narrow" w:eastAsia="Arial Narrow" w:hAnsi="Arial Narrow"/>
                        <w:rtl w:val="0"/>
                        <w:rPrChange w:author="Agustina Varona" w:id="26" w:date="2025-09-30T19:11:00Z">
                          <w:rPr>
                            <w:rFonts w:ascii="Arial Narrow" w:cs="Arial Narrow" w:eastAsia="Arial Narrow" w:hAnsi="Arial Narrow"/>
                            <w:i w:val="0"/>
                            <w:smallCaps w:val="0"/>
                            <w:strike w:val="0"/>
                            <w:color w:val="000000"/>
                            <w:u w:val="none"/>
                            <w:shd w:fill="auto" w:val="clear"/>
                            <w:vertAlign w:val="baseline"/>
                          </w:rPr>
                        </w:rPrChange>
                      </w:rPr>
                      <w:t xml:space="preserve">músico solista / integrante de conjunto musical,</w:t>
                    </w:r>
                  </w:sdtContent>
                </w:sdt>
                <w:sdt>
                  <w:sdtPr>
                    <w:id w:val="-28704986"/>
                    <w:tag w:val="goog_rdk_175"/>
                  </w:sdtPr>
                  <w:sdtContent>
                    <w:r w:rsidDel="00000000" w:rsidR="00000000" w:rsidRPr="00000000">
                      <w:rPr>
                        <w:rFonts w:ascii="Arial Narrow" w:cs="Arial Narrow" w:eastAsia="Arial Narrow" w:hAnsi="Arial Narrow"/>
                        <w:rtl w:val="0"/>
                        <w:rPrChange w:author="Agustina Varona" w:id="26" w:date="2025-09-30T19:11:00Z">
                          <w:rPr>
                            <w:rFonts w:ascii="Arial Narrow" w:cs="Arial Narrow" w:eastAsia="Arial Narrow" w:hAnsi="Arial Narrow"/>
                            <w:i w:val="0"/>
                            <w:smallCaps w:val="0"/>
                            <w:strike w:val="0"/>
                            <w:color w:val="000000"/>
                            <w:u w:val="none"/>
                            <w:shd w:fill="auto" w:val="clear"/>
                            <w:vertAlign w:val="baseline"/>
                          </w:rPr>
                        </w:rPrChange>
                      </w:rPr>
                      <w:t xml:space="preserve"> dedicado a la realización de espectáculos musicales en vivo. En caso de actuar a través de representante, </w:t>
                    </w:r>
                  </w:sdtContent>
                </w:sdt>
                <w:sdt>
                  <w:sdtPr>
                    <w:id w:val="-1908384876"/>
                    <w:tag w:val="goog_rdk_176"/>
                  </w:sdtPr>
                  <w:sdtContent>
                    <w:r w:rsidDel="00000000" w:rsidR="00000000" w:rsidRPr="00000000">
                      <w:rPr>
                        <w:rFonts w:ascii="Arial Narrow" w:cs="Arial Narrow" w:eastAsia="Arial Narrow" w:hAnsi="Arial Narrow"/>
                        <w:rtl w:val="0"/>
                        <w:rPrChange w:author="Agustina Varona" w:id="26" w:date="2025-09-30T19:11:00Z">
                          <w:rPr>
                            <w:rFonts w:ascii="Arial Narrow" w:cs="Arial Narrow" w:eastAsia="Arial Narrow" w:hAnsi="Arial Narrow"/>
                            <w:i w:val="0"/>
                            <w:smallCaps w:val="0"/>
                            <w:strike w:val="0"/>
                            <w:color w:val="000000"/>
                            <w:u w:val="none"/>
                            <w:shd w:fill="auto" w:val="clear"/>
                            <w:vertAlign w:val="baseline"/>
                          </w:rPr>
                        </w:rPrChange>
                      </w:rPr>
                      <w:t xml:space="preserve">éste</w:t>
                    </w:r>
                  </w:sdtContent>
                </w:sdt>
                <w:sdt>
                  <w:sdtPr>
                    <w:id w:val="-1270563422"/>
                    <w:tag w:val="goog_rdk_177"/>
                  </w:sdtPr>
                  <w:sdtContent>
                    <w:r w:rsidDel="00000000" w:rsidR="00000000" w:rsidRPr="00000000">
                      <w:rPr>
                        <w:rFonts w:ascii="Arial Narrow" w:cs="Arial Narrow" w:eastAsia="Arial Narrow" w:hAnsi="Arial Narrow"/>
                        <w:rtl w:val="0"/>
                        <w:rPrChange w:author="Agustina Varona" w:id="26" w:date="2025-09-30T19:11:00Z">
                          <w:rPr>
                            <w:rFonts w:ascii="Arial Narrow" w:cs="Arial Narrow" w:eastAsia="Arial Narrow" w:hAnsi="Arial Narrow"/>
                            <w:i w:val="0"/>
                            <w:smallCaps w:val="0"/>
                            <w:strike w:val="0"/>
                            <w:color w:val="000000"/>
                            <w:u w:val="none"/>
                            <w:shd w:fill="auto" w:val="clear"/>
                            <w:vertAlign w:val="baseline"/>
                          </w:rPr>
                        </w:rPrChange>
                      </w:rPr>
                      <w:t xml:space="preserve"> declara contar con facultades suficientes para comprometer la actuación del Artista y otorgar los derechos vinculados a su interpretación, imagen y explotación artística, de conformidad con la normativa vigente.</w:t>
                    </w:r>
                  </w:sdtContent>
                </w:sdt>
              </w:ins>
            </w:sdtContent>
          </w:sdt>
        </w:p>
      </w:sdtContent>
    </w:sdt>
    <w:sdt>
      <w:sdtPr>
        <w:id w:val="289803739"/>
        <w:tag w:val="goog_rdk_181"/>
      </w:sdtPr>
      <w:sdtContent>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ns w:author="Agustina Varona" w:id="25" w:date="2025-09-30T19:11:00Z"/>
              <w:rFonts w:ascii="Arial Narrow" w:cs="Arial Narrow" w:eastAsia="Arial Narrow" w:hAnsi="Arial Narrow"/>
            </w:rPr>
          </w:pPr>
          <w:sdt>
            <w:sdtPr>
              <w:id w:val="-160066832"/>
              <w:tag w:val="goog_rdk_179"/>
            </w:sdtPr>
            <w:sdtContent>
              <w:ins w:author="Agustina Varona" w:id="25" w:date="2025-09-30T19:11:00Z"/>
              <w:sdt>
                <w:sdtPr>
                  <w:id w:val="-1398948557"/>
                  <w:tag w:val="goog_rdk_180"/>
                </w:sdtPr>
                <w:sdtContent>
                  <w:ins w:author="Agustina Varona" w:id="25" w:date="2025-09-30T19:11:00Z">
                    <w:r w:rsidDel="00000000" w:rsidR="00000000" w:rsidRPr="00000000">
                      <w:rPr>
                        <w:rFonts w:ascii="Arial Narrow" w:cs="Arial Narrow" w:eastAsia="Arial Narrow" w:hAnsi="Arial Narrow"/>
                        <w:rtl w:val="0"/>
                        <w:rPrChange w:author="Agustina Varona" w:id="26" w:date="2025-09-30T19:11:00Z">
                          <w:rPr>
                            <w:rFonts w:ascii="Arial Narrow" w:cs="Arial Narrow" w:eastAsia="Arial Narrow" w:hAnsi="Arial Narrow"/>
                            <w:i w:val="0"/>
                            <w:smallCaps w:val="0"/>
                            <w:strike w:val="0"/>
                            <w:color w:val="000000"/>
                            <w:u w:val="none"/>
                            <w:shd w:fill="auto" w:val="clear"/>
                            <w:vertAlign w:val="baseline"/>
                          </w:rPr>
                        </w:rPrChange>
                      </w:rPr>
                      <w:t xml:space="preserve">El Comitente es una sociedad comercial dedicada a la explotación de un bar–restaurante denominado “La Fábrica”, en el que habitualmente se llevan a cabo espectáculos musicales en vivo, contando con experiencia en la organización y producción de dichos eventos.</w:t>
                    </w:r>
                  </w:ins>
                </w:sdtContent>
              </w:sdt>
              <w:ins w:author="Agustina Varona" w:id="25" w:date="2025-09-30T19:11:00Z"/>
            </w:sdtContent>
          </w:sdt>
        </w:p>
      </w:sdtContent>
    </w:sdt>
    <w:sdt>
      <w:sdtPr>
        <w:id w:val="570648380"/>
        <w:tag w:val="goog_rdk_182"/>
      </w:sdtPr>
      <w:sdtContent>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Change w:author="Agustina Varona" w:id="26" w:date="2025-09-30T19:11:00Z">
                <w:rPr>
                  <w:rFonts w:ascii="Arial Narrow" w:cs="Arial Narrow" w:eastAsia="Arial Narrow" w:hAnsi="Arial Narrow"/>
                </w:rPr>
              </w:rPrChange>
            </w:rPr>
            <w:pPrChange w:author="Agustina Varona" w:id="0" w:date="2025-09-30T19:11:00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pPr>
            </w:pPrChange>
          </w:pPr>
          <w:r w:rsidDel="00000000" w:rsidR="00000000" w:rsidRPr="00000000">
            <w:rPr>
              <w:rtl w:val="0"/>
            </w:rPr>
          </w:r>
        </w:p>
      </w:sdtContent>
    </w:sdt>
    <w:sdt>
      <w:sdtPr>
        <w:id w:val="1314233744"/>
        <w:tag w:val="goog_rdk_184"/>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27" w:date="2025-09-30T18:11:10Z"/>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PRIMERA: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w:t>
          </w:r>
          <w:sdt>
            <w:sdtPr>
              <w:id w:val="1697324753"/>
              <w:tag w:val="goog_rdk_183"/>
            </w:sdtPr>
            <w:sdtContent>
              <w:ins w:author="Agustina Varona" w:id="27" w:date="2025-09-30T18:11:10Z">
                <w:r w:rsidDel="00000000" w:rsidR="00000000" w:rsidRPr="00000000">
                  <w:rPr>
                    <w:rtl w:val="0"/>
                  </w:rPr>
                </w:r>
              </w:ins>
            </w:sdtContent>
          </w:sdt>
        </w:p>
      </w:sdtContent>
    </w:sdt>
    <w:sdt>
      <w:sdtPr>
        <w:id w:val="-255806979"/>
        <w:tag w:val="goog_rdk_203"/>
      </w:sdtPr>
      <w:sdtContent>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pPr>
          <w:sdt>
            <w:sdtPr>
              <w:id w:val="-684670463"/>
              <w:tag w:val="goog_rdk_185"/>
            </w:sdtPr>
            <w:sdtContent>
              <w:ins w:author="Agustina Varona" w:id="27" w:date="2025-09-30T18:11:10Z"/>
              <w:sdt>
                <w:sdtPr>
                  <w:id w:val="-1096509240"/>
                  <w:tag w:val="goog_rdk_186"/>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1.1. El Comitente contrata los servicios artísticos del Prestador para realizar una actuación musical y </w:t>
                    </w:r>
                  </w:ins>
                </w:sdtContent>
              </w:sdt>
              <w:ins w:author="Agustina Varona" w:id="27" w:date="2025-09-30T18:11:10Z">
                <w:sdt>
                  <w:sdtPr>
                    <w:id w:val="386504063"/>
                    <w:tag w:val="goog_rdk_187"/>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artística</w:t>
                    </w:r>
                  </w:sdtContent>
                </w:sdt>
                <w:sdt>
                  <w:sdtPr>
                    <w:id w:val="337392058"/>
                    <w:tag w:val="goog_rdk_188"/>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 en el establecimiento denominado “La Fábrica”, sito en la calle Fitz Roy Nº 1245 de la Ciudad Autónoma de Buenos Aires </w:t>
                    </w:r>
                  </w:sdtContent>
                </w:sdt>
                <w:sdt>
                  <w:sdtPr>
                    <w:id w:val="35351909"/>
                    <w:tag w:val="goog_rdk_189"/>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(en adelante ‘‘La </w:t>
                    </w:r>
                  </w:sdtContent>
                </w:sdt>
                <w:sdt>
                  <w:sdtPr>
                    <w:id w:val="-1760149360"/>
                    <w:tag w:val="goog_rdk_190"/>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Fábrica</w:t>
                    </w:r>
                  </w:sdtContent>
                </w:sdt>
                <w:sdt>
                  <w:sdtPr>
                    <w:id w:val="30802128"/>
                    <w:tag w:val="goog_rdk_191"/>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w:t>
                    </w:r>
                  </w:sdtContent>
                </w:sdt>
                <w:sdt>
                  <w:sdtPr>
                    <w:id w:val="-176749266"/>
                    <w:tag w:val="goog_rdk_192"/>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 el día</w:t>
                    </w:r>
                  </w:sdtContent>
                </w:sdt>
                <w:sdt>
                  <w:sdtPr>
                    <w:id w:val="-538332500"/>
                    <w:tag w:val="goog_rdk_193"/>
                  </w:sdtPr>
                  <w:sdtContent>
                    <w:r w:rsidDel="00000000" w:rsidR="00000000" w:rsidRPr="00000000">
                      <w:rPr>
                        <w:rFonts w:ascii="Arial Narrow" w:cs="Arial Narrow" w:eastAsia="Arial Narrow" w:hAnsi="Arial Narrow"/>
                        <w:color w:val="ff0000"/>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 (</w:t>
                    </w:r>
                  </w:sdtContent>
                </w:sdt>
                <w:sdt>
                  <w:sdtPr>
                    <w:id w:val="1637167670"/>
                    <w:tag w:val="goog_rdk_194"/>
                  </w:sdtPr>
                  <w:sdtContent>
                    <w:r w:rsidDel="00000000" w:rsidR="00000000" w:rsidRPr="00000000">
                      <w:rPr>
                        <w:rFonts w:ascii="Arial Narrow" w:cs="Arial Narrow" w:eastAsia="Arial Narrow" w:hAnsi="Arial Narrow"/>
                        <w:color w:val="ff0000"/>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día</w:t>
                    </w:r>
                  </w:sdtContent>
                </w:sdt>
                <w:sdt>
                  <w:sdtPr>
                    <w:id w:val="862971754"/>
                    <w:tag w:val="goog_rdk_195"/>
                  </w:sdtPr>
                  <w:sdtContent>
                    <w:r w:rsidDel="00000000" w:rsidR="00000000" w:rsidRPr="00000000">
                      <w:rPr>
                        <w:rFonts w:ascii="Arial Narrow" w:cs="Arial Narrow" w:eastAsia="Arial Narrow" w:hAnsi="Arial Narrow"/>
                        <w:color w:val="ff0000"/>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 </w:t>
                    </w:r>
                  </w:sdtContent>
                </w:sdt>
                <w:sdt>
                  <w:sdtPr>
                    <w:id w:val="-425334135"/>
                    <w:tag w:val="goog_rdk_196"/>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de </w:t>
                    </w:r>
                  </w:sdtContent>
                </w:sdt>
                <w:sdt>
                  <w:sdtPr>
                    <w:id w:val="1620955058"/>
                    <w:tag w:val="goog_rdk_197"/>
                  </w:sdtPr>
                  <w:sdtContent>
                    <w:r w:rsidDel="00000000" w:rsidR="00000000" w:rsidRPr="00000000">
                      <w:rPr>
                        <w:rFonts w:ascii="Arial Narrow" w:cs="Arial Narrow" w:eastAsia="Arial Narrow" w:hAnsi="Arial Narrow"/>
                        <w:color w:val="ff0000"/>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(mes) </w:t>
                    </w:r>
                  </w:sdtContent>
                </w:sdt>
                <w:sdt>
                  <w:sdtPr>
                    <w:id w:val="2020771290"/>
                    <w:tag w:val="goog_rdk_198"/>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de 2025, desde las ___ horas hasta las ___ horas, con una duración total estimada de </w:t>
                    </w:r>
                  </w:sdtContent>
                </w:sdt>
                <w:sdt>
                  <w:sdtPr>
                    <w:id w:val="1131255917"/>
                    <w:tag w:val="goog_rdk_199"/>
                  </w:sdtPr>
                  <w:sdtContent>
                    <w:r w:rsidDel="00000000" w:rsidR="00000000" w:rsidRPr="00000000">
                      <w:rPr>
                        <w:rFonts w:ascii="Arial Narrow" w:cs="Arial Narrow" w:eastAsia="Arial Narrow" w:hAnsi="Arial Narrow"/>
                        <w:color w:val="ff0000"/>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(horas) (</w:t>
                    </w:r>
                  </w:sdtContent>
                </w:sdt>
                <w:sdt>
                  <w:sdtPr>
                    <w:id w:val="2049387089"/>
                    <w:tag w:val="goog_rdk_200"/>
                  </w:sdtPr>
                  <w:sdtContent>
                    <w:r w:rsidDel="00000000" w:rsidR="00000000" w:rsidRPr="00000000">
                      <w:rPr>
                        <w:rFonts w:ascii="Arial Narrow" w:cs="Arial Narrow" w:eastAsia="Arial Narrow" w:hAnsi="Arial Narrow"/>
                        <w:color w:val="ff0000"/>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número</w:t>
                    </w:r>
                  </w:sdtContent>
                </w:sdt>
                <w:sdt>
                  <w:sdtPr>
                    <w:id w:val="603273316"/>
                    <w:tag w:val="goog_rdk_201"/>
                  </w:sdtPr>
                  <w:sdtContent>
                    <w:r w:rsidDel="00000000" w:rsidR="00000000" w:rsidRPr="00000000">
                      <w:rPr>
                        <w:rFonts w:ascii="Arial Narrow" w:cs="Arial Narrow" w:eastAsia="Arial Narrow" w:hAnsi="Arial Narrow"/>
                        <w:color w:val="ff0000"/>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 de horas) </w:t>
                    </w:r>
                  </w:sdtContent>
                </w:sdt>
                <w:sdt>
                  <w:sdtPr>
                    <w:id w:val="2103875614"/>
                    <w:tag w:val="goog_rdk_202"/>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horas (en adelante, el ‘‘Show’’)</w:t>
                    </w:r>
                  </w:sdtContent>
                </w:sdt>
              </w:ins>
            </w:sdtContent>
          </w:sdt>
        </w:p>
      </w:sdtContent>
    </w:sdt>
    <w:sdt>
      <w:sdtPr>
        <w:id w:val="923832572"/>
        <w:tag w:val="goog_rdk_206"/>
      </w:sdtPr>
      <w:sdtContent>
        <w:p w:rsidR="00000000" w:rsidDel="00000000" w:rsidP="00000000" w:rsidRDefault="00000000" w:rsidRPr="00000000" w14:paraId="0000002D">
          <w:pPr>
            <w:spacing w:after="240" w:before="240" w:line="360" w:lineRule="auto"/>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pPr>
          <w:sdt>
            <w:sdtPr>
              <w:id w:val="-654464681"/>
              <w:tag w:val="goog_rdk_204"/>
            </w:sdtPr>
            <w:sdtContent>
              <w:ins w:author="Agustina Varona" w:id="27" w:date="2025-09-30T18:11:10Z"/>
              <w:sdt>
                <w:sdtPr>
                  <w:id w:val="1349426792"/>
                  <w:tag w:val="goog_rdk_205"/>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1.2. En caso de requerirse prueba de sonido, la misma será coordinada previamente entre el Prestador y el productor designado por el Comitente. El Prestador propondrá los horarios en que la misma se llevará a cabo, los cuales deberán compatibilizarse con la disponibilidad de la sala y su operatoria, sin que ello implique ampliación del tiempo de actuación pactado ni obligación de pago adicional.</w:t>
                    </w:r>
                  </w:ins>
                </w:sdtContent>
              </w:sdt>
              <w:ins w:author="Agustina Varona" w:id="27" w:date="2025-09-30T18:11:10Z"/>
            </w:sdtContent>
          </w:sdt>
        </w:p>
      </w:sdtContent>
    </w:sdt>
    <w:sdt>
      <w:sdtPr>
        <w:id w:val="473876962"/>
        <w:tag w:val="goog_rdk_209"/>
      </w:sdtPr>
      <w:sdtContent>
        <w:p w:rsidR="00000000" w:rsidDel="00000000" w:rsidP="00000000" w:rsidRDefault="00000000" w:rsidRPr="00000000" w14:paraId="0000002E">
          <w:pPr>
            <w:spacing w:after="240" w:before="240" w:line="360" w:lineRule="auto"/>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pPr>
          <w:sdt>
            <w:sdtPr>
              <w:id w:val="1397361449"/>
              <w:tag w:val="goog_rdk_207"/>
            </w:sdtPr>
            <w:sdtContent>
              <w:ins w:author="Agustina Varona" w:id="27" w:date="2025-09-30T18:11:10Z"/>
              <w:sdt>
                <w:sdtPr>
                  <w:id w:val="-1017737388"/>
                  <w:tag w:val="goog_rdk_208"/>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t xml:space="preserve">1.3. La producción integral del evento estará a cargo del Comitente y/o del productor que este designe, quien actuará como interlocutor con el Prestador a los fines organizativos.</w:t>
                    </w:r>
                  </w:ins>
                </w:sdtContent>
              </w:sdt>
              <w:ins w:author="Agustina Varona" w:id="27" w:date="2025-09-30T18:11:10Z"/>
            </w:sdtContent>
          </w:sdt>
        </w:p>
      </w:sdtContent>
    </w:sdt>
    <w:sdt>
      <w:sdtPr>
        <w:id w:val="648703525"/>
        <w:tag w:val="goog_rdk_212"/>
      </w:sdtPr>
      <w:sdtContent>
        <w:p w:rsidR="00000000" w:rsidDel="00000000" w:rsidP="00000000" w:rsidRDefault="00000000" w:rsidRPr="00000000" w14:paraId="0000002F">
          <w:pPr>
            <w:spacing w:after="240" w:before="240" w:line="360" w:lineRule="auto"/>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rPr>
              </w:rPrChange>
            </w:rPr>
          </w:pPr>
          <w:sdt>
            <w:sdtPr>
              <w:id w:val="1542529691"/>
              <w:tag w:val="goog_rdk_210"/>
            </w:sdtPr>
            <w:sdtContent>
              <w:ins w:author="Agustina Varona" w:id="27" w:date="2025-09-30T18:11:10Z"/>
              <w:sdt>
                <w:sdtPr>
                  <w:id w:val="891901889"/>
                  <w:tag w:val="goog_rdk_211"/>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rPr>
                        </w:rPrChange>
                      </w:rPr>
                      <w:t xml:space="preserve">1.4. Son obligaciones del Artista y de su Representante:</w:t>
                    </w:r>
                  </w:ins>
                </w:sdtContent>
              </w:sdt>
              <w:ins w:author="Agustina Varona" w:id="27" w:date="2025-09-30T18:11:10Z"/>
            </w:sdtContent>
          </w:sdt>
        </w:p>
      </w:sdtContent>
    </w:sdt>
    <w:sdt>
      <w:sdtPr>
        <w:id w:val="-386700217"/>
        <w:tag w:val="goog_rdk_217"/>
      </w:sdtPr>
      <w:sdtContent>
        <w:p w:rsidR="00000000" w:rsidDel="00000000" w:rsidP="00000000" w:rsidRDefault="00000000" w:rsidRPr="00000000" w14:paraId="00000030">
          <w:pPr>
            <w:spacing w:after="240" w:before="240" w:line="360" w:lineRule="auto"/>
            <w:ind w:left="720" w:firstLine="0"/>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rPr>
              </w:rPrChange>
            </w:rPr>
          </w:pPr>
          <w:sdt>
            <w:sdtPr>
              <w:id w:val="532682225"/>
              <w:tag w:val="goog_rdk_213"/>
            </w:sdtPr>
            <w:sdtContent>
              <w:ins w:author="Agustina Varona" w:id="27" w:date="2025-09-30T18:11:10Z"/>
              <w:sdt>
                <w:sdtPr>
                  <w:id w:val="-1375641048"/>
                  <w:tag w:val="goog_rdk_214"/>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rPr>
                        </w:rPrChange>
                      </w:rPr>
                      <w:t xml:space="preserve">1.4.1. Asegurar la efectiva presentación del Artista</w:t>
                    </w:r>
                  </w:ins>
                </w:sdtContent>
              </w:sdt>
              <w:ins w:author="Agustina Varona" w:id="27" w:date="2025-09-30T18:11:10Z">
                <w:sdt>
                  <w:sdtPr>
                    <w:id w:val="1869617620"/>
                    <w:tag w:val="goog_rdk_215"/>
                  </w:sdtPr>
                  <w:sdtContent>
                    <w:r w:rsidDel="00000000" w:rsidR="00000000" w:rsidRPr="00000000">
                      <w:rPr>
                        <w:rFonts w:ascii="Arial Narrow" w:cs="Arial Narrow" w:eastAsia="Arial Narrow" w:hAnsi="Arial Narrow"/>
                        <w:b w:val="1"/>
                        <w:rtl w:val="0"/>
                        <w:rPrChange w:author="Agustina Varona" w:id="28" w:date="2025-09-30T18:11:10Z">
                          <w:rPr>
                            <w:rFonts w:ascii="Arial Narrow" w:cs="Arial Narrow" w:eastAsia="Arial Narrow" w:hAnsi="Arial Narrow"/>
                            <w:b w:val="1"/>
                          </w:rPr>
                        </w:rPrChange>
                      </w:rPr>
                      <w:t xml:space="preserve">,</w:t>
                    </w:r>
                  </w:sdtContent>
                </w:sdt>
                <w:sdt>
                  <w:sdtPr>
                    <w:id w:val="1823215200"/>
                    <w:tag w:val="goog_rdk_216"/>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rPr>
                        </w:rPrChange>
                      </w:rPr>
                      <w:t xml:space="preserve"> salvo que medien causas de fuerza mayor, caso fortuito o razones de salud debidamente acreditadas.</w:t>
                    </w:r>
                  </w:sdtContent>
                </w:sdt>
              </w:ins>
            </w:sdtContent>
          </w:sdt>
        </w:p>
      </w:sdtContent>
    </w:sdt>
    <w:sdt>
      <w:sdtPr>
        <w:id w:val="-150098054"/>
        <w:tag w:val="goog_rdk_220"/>
      </w:sdtPr>
      <w:sdtContent>
        <w:p w:rsidR="00000000" w:rsidDel="00000000" w:rsidP="00000000" w:rsidRDefault="00000000" w:rsidRPr="00000000" w14:paraId="00000031">
          <w:pPr>
            <w:spacing w:after="240" w:before="240" w:line="360" w:lineRule="auto"/>
            <w:ind w:left="720" w:firstLine="0"/>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rPr>
              </w:rPrChange>
            </w:rPr>
          </w:pPr>
          <w:sdt>
            <w:sdtPr>
              <w:id w:val="1117635319"/>
              <w:tag w:val="goog_rdk_218"/>
            </w:sdtPr>
            <w:sdtContent>
              <w:ins w:author="Agustina Varona" w:id="27" w:date="2025-09-30T18:11:10Z"/>
              <w:sdt>
                <w:sdtPr>
                  <w:id w:val="-1060669420"/>
                  <w:tag w:val="goog_rdk_219"/>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rPr>
                        </w:rPrChange>
                      </w:rPr>
                      <w:t xml:space="preserve">1.4.2. Garantizar la presencia puntual del Artista y de los integrantes de su staff en el lugar del Show, con la antelación necesaria para la correcta prueba de sonido y demás requerimientos técnicos, conforme al Rider entregado.</w:t>
                    </w:r>
                  </w:ins>
                </w:sdtContent>
              </w:sdt>
              <w:ins w:author="Agustina Varona" w:id="27" w:date="2025-09-30T18:11:10Z"/>
            </w:sdtContent>
          </w:sdt>
        </w:p>
      </w:sdtContent>
    </w:sdt>
    <w:sdt>
      <w:sdtPr>
        <w:id w:val="-1720142234"/>
        <w:tag w:val="goog_rdk_225"/>
      </w:sdtPr>
      <w:sdtContent>
        <w:p w:rsidR="00000000" w:rsidDel="00000000" w:rsidP="00000000" w:rsidRDefault="00000000" w:rsidRPr="00000000" w14:paraId="00000032">
          <w:pPr>
            <w:spacing w:after="240" w:before="240" w:line="360" w:lineRule="auto"/>
            <w:ind w:left="720" w:firstLine="0"/>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rPr>
              </w:rPrChange>
            </w:rPr>
          </w:pPr>
          <w:sdt>
            <w:sdtPr>
              <w:id w:val="-86366230"/>
              <w:tag w:val="goog_rdk_221"/>
            </w:sdtPr>
            <w:sdtContent>
              <w:ins w:author="Agustina Varona" w:id="27" w:date="2025-09-30T18:11:10Z"/>
              <w:sdt>
                <w:sdtPr>
                  <w:id w:val="1374078029"/>
                  <w:tag w:val="goog_rdk_222"/>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rPr>
                        </w:rPrChange>
                      </w:rPr>
                      <w:t xml:space="preserve">1.4.3. Trasladar, instalar y retirar bajo su propia responsabilidad los instrumentos musicales y equipos propios del Artista</w:t>
                    </w:r>
                  </w:ins>
                </w:sdtContent>
              </w:sdt>
              <w:ins w:author="Agustina Varona" w:id="27" w:date="2025-09-30T18:11:10Z">
                <w:sdt>
                  <w:sdtPr>
                    <w:id w:val="1992730371"/>
                    <w:tag w:val="goog_rdk_223"/>
                  </w:sdtPr>
                  <w:sdtContent>
                    <w:r w:rsidDel="00000000" w:rsidR="00000000" w:rsidRPr="00000000">
                      <w:rPr>
                        <w:rFonts w:ascii="Arial Narrow" w:cs="Arial Narrow" w:eastAsia="Arial Narrow" w:hAnsi="Arial Narrow"/>
                        <w:b w:val="1"/>
                        <w:rtl w:val="0"/>
                        <w:rPrChange w:author="Agustina Varona" w:id="28" w:date="2025-09-30T18:11:10Z">
                          <w:rPr>
                            <w:rFonts w:ascii="Arial Narrow" w:cs="Arial Narrow" w:eastAsia="Arial Narrow" w:hAnsi="Arial Narrow"/>
                            <w:b w:val="1"/>
                          </w:rPr>
                        </w:rPrChange>
                      </w:rPr>
                      <w:t xml:space="preserve">,</w:t>
                    </w:r>
                  </w:sdtContent>
                </w:sdt>
                <w:sdt>
                  <w:sdtPr>
                    <w:id w:val="-878357481"/>
                    <w:tag w:val="goog_rdk_224"/>
                  </w:sdtPr>
                  <w:sdtContent>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rPr>
                        </w:rPrChange>
                      </w:rPr>
                      <w:t xml:space="preserve"> asegurando que se encuentren en condiciones óptimas para la realización del Show.</w:t>
                    </w:r>
                  </w:sdtContent>
                </w:sdt>
              </w:ins>
            </w:sdtContent>
          </w:sdt>
        </w:p>
      </w:sdtContent>
    </w:sdt>
    <w:sdt>
      <w:sdtPr>
        <w:id w:val="-1161033291"/>
        <w:tag w:val="goog_rdk_229"/>
      </w:sdtPr>
      <w:sdtContent>
        <w:p w:rsidR="00000000" w:rsidDel="00000000" w:rsidP="00000000" w:rsidRDefault="00000000" w:rsidRPr="00000000" w14:paraId="00000033">
          <w:pPr>
            <w:spacing w:after="240" w:before="240" w:line="360" w:lineRule="auto"/>
            <w:jc w:val="both"/>
            <w:rPr>
              <w:ins w:author="Agustina Varona" w:id="27" w:date="2025-09-30T18:11:10Z"/>
              <w:rFonts w:ascii="Arial Narrow" w:cs="Arial Narrow" w:eastAsia="Arial Narrow" w:hAnsi="Arial Narrow"/>
              <w:rPrChange w:author="Agustina Varona" w:id="28" w:date="2025-09-30T18:11:10Z">
                <w:rPr>
                  <w:rFonts w:ascii="Arial Narrow" w:cs="Arial Narrow" w:eastAsia="Arial Narrow" w:hAnsi="Arial Narrow"/>
                  <w:i w:val="0"/>
                  <w:smallCaps w:val="0"/>
                  <w:strike w:val="0"/>
                  <w:color w:val="000000"/>
                  <w:u w:val="none"/>
                  <w:shd w:fill="auto" w:val="clear"/>
                  <w:vertAlign w:val="baseline"/>
                </w:rPr>
              </w:rPrChange>
            </w:rPr>
          </w:pPr>
          <w:sdt>
            <w:sdtPr>
              <w:id w:val="-1434624284"/>
              <w:tag w:val="goog_rdk_226"/>
            </w:sdtPr>
            <w:sdtContent>
              <w:ins w:author="Agustina Varona" w:id="27" w:date="2025-09-30T18:11:10Z"/>
              <w:sdt>
                <w:sdtPr>
                  <w:id w:val="258751371"/>
                  <w:tag w:val="goog_rdk_227"/>
                </w:sdtPr>
                <w:sdtContent>
                  <w:ins w:author="Agustina Varona" w:id="27" w:date="2025-09-30T18:11:10Z">
                    <w:r w:rsidDel="00000000" w:rsidR="00000000" w:rsidRPr="00000000">
                      <w:rPr>
                        <w:rFonts w:ascii="Arial Narrow" w:cs="Arial Narrow" w:eastAsia="Arial Narrow" w:hAnsi="Arial Narrow"/>
                        <w:rtl w:val="0"/>
                        <w:rPrChange w:author="Agustina Varona" w:id="28" w:date="2025-09-30T18:11:10Z">
                          <w:rPr>
                            <w:rFonts w:ascii="Arial Narrow" w:cs="Arial Narrow" w:eastAsia="Arial Narrow" w:hAnsi="Arial Narrow"/>
                          </w:rPr>
                        </w:rPrChange>
                      </w:rPr>
                      <w:t xml:space="preserve">El listado anterior es meramente enunciativo, no taxativo.</w:t>
                    </w:r>
                  </w:ins>
                </w:sdtContent>
              </w:sdt>
              <w:ins w:author="Agustina Varona" w:id="27" w:date="2025-09-30T18:11:10Z">
                <w:sdt>
                  <w:sdtPr>
                    <w:id w:val="-405985884"/>
                    <w:tag w:val="goog_rdk_228"/>
                  </w:sdtPr>
                  <w:sdtContent>
                    <w:r w:rsidDel="00000000" w:rsidR="00000000" w:rsidRPr="00000000">
                      <w:rPr>
                        <w:rtl w:val="0"/>
                      </w:rPr>
                    </w:r>
                  </w:sdtContent>
                </w:sdt>
              </w:ins>
            </w:sdtContent>
          </w:sdt>
        </w:p>
      </w:sdtContent>
    </w:sdt>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sdt>
        <w:sdtPr>
          <w:id w:val="2057709377"/>
          <w:tag w:val="goog_rdk_231"/>
        </w:sdtPr>
        <w:sdtContent>
          <w:del w:author="Agustina Varona" w:id="27" w:date="2025-09-30T18:11:10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El COMITENTE contrata la actuación profesional del PRESTADOR para que actúe en</w:delText>
            </w:r>
            <w:r w:rsidDel="00000000" w:rsidR="00000000" w:rsidRPr="00000000">
              <w:rPr>
                <w:rFonts w:ascii="Arial Narrow" w:cs="Arial Narrow" w:eastAsia="Arial Narrow" w:hAnsi="Arial Narrow"/>
                <w:rtl w:val="0"/>
              </w:rPr>
              <w:delText xml:space="preserve"> “La Fábrica”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sito en calle: </w:delText>
            </w:r>
            <w:r w:rsidDel="00000000" w:rsidR="00000000" w:rsidRPr="00000000">
              <w:rPr>
                <w:rFonts w:ascii="Arial Narrow" w:cs="Arial Narrow" w:eastAsia="Arial Narrow" w:hAnsi="Arial Narrow"/>
                <w:rtl w:val="0"/>
              </w:rPr>
              <w:delText xml:space="preserve">Fitz Roy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Nº </w:delText>
            </w:r>
            <w:r w:rsidDel="00000000" w:rsidR="00000000" w:rsidRPr="00000000">
              <w:rPr>
                <w:rFonts w:ascii="Arial Narrow" w:cs="Arial Narrow" w:eastAsia="Arial Narrow" w:hAnsi="Arial Narrow"/>
                <w:rtl w:val="0"/>
              </w:rPr>
              <w:delText xml:space="preserve">1245</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de la </w:delText>
            </w:r>
            <w:r w:rsidDel="00000000" w:rsidR="00000000" w:rsidRPr="00000000">
              <w:rPr>
                <w:rFonts w:ascii="Arial Narrow" w:cs="Arial Narrow" w:eastAsia="Arial Narrow" w:hAnsi="Arial Narrow"/>
                <w:rtl w:val="0"/>
              </w:rPr>
              <w:delText xml:space="preserve">Ciudad Autónoma de Buenos Aires</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el día </w:delText>
            </w:r>
            <w:r w:rsidDel="00000000" w:rsidR="00000000" w:rsidRPr="00000000">
              <w:rPr>
                <w:rFonts w:ascii="Arial Narrow" w:cs="Arial Narrow" w:eastAsia="Arial Narrow" w:hAnsi="Arial Narrow"/>
                <w:rtl w:val="0"/>
              </w:rPr>
              <w:delText xml:space="preserve">10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de </w:delText>
            </w:r>
            <w:r w:rsidDel="00000000" w:rsidR="00000000" w:rsidRPr="00000000">
              <w:rPr>
                <w:rFonts w:ascii="Arial Narrow" w:cs="Arial Narrow" w:eastAsia="Arial Narrow" w:hAnsi="Arial Narrow"/>
                <w:rtl w:val="0"/>
              </w:rPr>
              <w:delText xml:space="preserve">Octubre</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del año </w:delText>
            </w:r>
            <w:r w:rsidDel="00000000" w:rsidR="00000000" w:rsidRPr="00000000">
              <w:rPr>
                <w:rFonts w:ascii="Arial Narrow" w:cs="Arial Narrow" w:eastAsia="Arial Narrow" w:hAnsi="Arial Narrow"/>
                <w:rtl w:val="0"/>
              </w:rPr>
              <w:delText xml:space="preserve">2025</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desde las </w:delText>
            </w:r>
            <w:r w:rsidDel="00000000" w:rsidR="00000000" w:rsidRPr="00000000">
              <w:rPr>
                <w:rFonts w:ascii="Arial Narrow" w:cs="Arial Narrow" w:eastAsia="Arial Narrow" w:hAnsi="Arial Narrow"/>
                <w:rtl w:val="0"/>
              </w:rPr>
              <w:delText xml:space="preserve">21:00 </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horas hasta las </w:delText>
            </w:r>
            <w:r w:rsidDel="00000000" w:rsidR="00000000" w:rsidRPr="00000000">
              <w:rPr>
                <w:rFonts w:ascii="Arial Narrow" w:cs="Arial Narrow" w:eastAsia="Arial Narrow" w:hAnsi="Arial Narrow"/>
                <w:rtl w:val="0"/>
              </w:rPr>
              <w:delText xml:space="preserve">23 horas</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w:delText>
            </w:r>
            <w:r w:rsidDel="00000000" w:rsidR="00000000" w:rsidRPr="00000000">
              <w:rPr>
                <w:rFonts w:ascii="Arial Narrow" w:cs="Arial Narrow" w:eastAsia="Arial Narrow" w:hAnsi="Arial Narrow"/>
                <w:rtl w:val="0"/>
              </w:rPr>
              <w:delText xml:space="preserve"> La duración de la actuación será de 2hs bajo el nombre de ¨Esmeralda Cuneo en La Fábrica¨. En caso de requerir prueba de sonido se combinará con el productor de la sala quien se comunicará para coordinar esos detalles. La producción integral del evento se encuentra a cargo de DOS CERO UNO S.A. mediante productor propio asignado.</w:delText>
            </w:r>
          </w:del>
        </w:sdtContent>
      </w:sdt>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tl w:val="0"/>
        </w:rPr>
      </w:r>
    </w:p>
    <w:sdt>
      <w:sdtPr>
        <w:id w:val="74710302"/>
        <w:tag w:val="goog_rdk_234"/>
      </w:sdtPr>
      <w:sdtContent>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29" w:date="2025-09-30T18:19:49Z"/>
              <w:rFonts w:ascii="Arial Narrow" w:cs="Arial Narrow" w:eastAsia="Arial Narrow" w:hAnsi="Arial Narrow"/>
              <w:b w:val="1"/>
              <w:rPrChange w:author="Agustina Varona" w:id="30" w:date="2025-09-30T18:19:49Z">
                <w:rPr>
                  <w:rFonts w:ascii="Arial Narrow" w:cs="Arial Narrow" w:eastAsia="Arial Narrow" w:hAnsi="Arial Narrow"/>
                  <w:b w:val="1"/>
                  <w:i w:val="0"/>
                  <w:smallCaps w:val="0"/>
                  <w:strike w:val="0"/>
                  <w:u w:val="none"/>
                  <w:shd w:fill="auto" w:val="clear"/>
                  <w:vertAlign w:val="baseline"/>
                </w:rPr>
              </w:rPrChange>
            </w:rPr>
          </w:pPr>
          <w:r w:rsidDel="00000000" w:rsidR="00000000" w:rsidRPr="00000000">
            <w:rPr>
              <w:rFonts w:ascii="Arial Narrow" w:cs="Arial Narrow" w:eastAsia="Arial Narrow" w:hAnsi="Arial Narrow"/>
              <w:b w:val="1"/>
              <w:i w:val="0"/>
              <w:smallCaps w:val="0"/>
              <w:strike w:val="0"/>
              <w:u w:val="none"/>
              <w:shd w:fill="auto" w:val="clear"/>
              <w:vertAlign w:val="baseline"/>
              <w:rtl w:val="0"/>
            </w:rPr>
            <w:t xml:space="preserve">SEGUNDA</w:t>
          </w:r>
          <w:sdt>
            <w:sdtPr>
              <w:id w:val="-1102818748"/>
              <w:tag w:val="goog_rdk_232"/>
            </w:sdtPr>
            <w:sdtContent>
              <w:ins w:author="Agustina Varona" w:id="29" w:date="2025-09-30T18:19:49Z"/>
              <w:sdt>
                <w:sdtPr>
                  <w:id w:val="-1922284724"/>
                  <w:tag w:val="goog_rdk_233"/>
                </w:sdtPr>
                <w:sdtContent>
                  <w:ins w:author="Agustina Varona" w:id="29" w:date="2025-09-30T18:19:49Z">
                    <w:r w:rsidDel="00000000" w:rsidR="00000000" w:rsidRPr="00000000">
                      <w:rPr>
                        <w:rtl w:val="0"/>
                      </w:rPr>
                    </w:r>
                  </w:ins>
                </w:sdtContent>
              </w:sdt>
              <w:ins w:author="Agustina Varona" w:id="29" w:date="2025-09-30T18:19:49Z"/>
            </w:sdtContent>
          </w:sdt>
        </w:p>
      </w:sdtContent>
    </w:sdt>
    <w:sdt>
      <w:sdtPr>
        <w:id w:val="-1281711058"/>
        <w:tag w:val="goog_rdk_243"/>
      </w:sdtPr>
      <w:sdtContent>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29" w:date="2025-09-30T18:19:49Z"/>
              <w:rFonts w:ascii="Arial Narrow" w:cs="Arial Narrow" w:eastAsia="Arial Narrow" w:hAnsi="Arial Narrow"/>
              <w:rPrChange w:author="Agustina Varona" w:id="31" w:date="2025-09-30T18:19:55Z">
                <w:rPr>
                  <w:rFonts w:ascii="Arial Narrow" w:cs="Arial Narrow" w:eastAsia="Arial Narrow" w:hAnsi="Arial Narrow"/>
                  <w:i w:val="0"/>
                  <w:smallCaps w:val="0"/>
                  <w:strike w:val="0"/>
                  <w:u w:val="none"/>
                  <w:shd w:fill="auto" w:val="clear"/>
                  <w:vertAlign w:val="baseline"/>
                </w:rPr>
              </w:rPrChange>
            </w:rPr>
          </w:pPr>
          <w:sdt>
            <w:sdtPr>
              <w:id w:val="-348485828"/>
              <w:tag w:val="goog_rdk_235"/>
            </w:sdtPr>
            <w:sdtContent>
              <w:ins w:author="Agustina Varona" w:id="29" w:date="2025-09-30T18:19:49Z"/>
              <w:sdt>
                <w:sdtPr>
                  <w:id w:val="-1574807355"/>
                  <w:tag w:val="goog_rdk_236"/>
                </w:sdtPr>
                <w:sdtContent>
                  <w:ins w:author="Agustina Varona" w:id="29" w:date="2025-09-30T18:19:49Z">
                    <w:r w:rsidDel="00000000" w:rsidR="00000000" w:rsidRPr="00000000">
                      <w:rPr>
                        <w:rFonts w:ascii="Arial Narrow" w:cs="Arial Narrow" w:eastAsia="Arial Narrow" w:hAnsi="Arial Narrow"/>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2.1. El Comitente abonará al Prestador, en concepto de honorarios por la actuación musical contratada, un porcentaje equivalente al </w:t>
                    </w:r>
                  </w:ins>
                </w:sdtContent>
              </w:sdt>
              <w:ins w:author="Agustina Varona" w:id="29" w:date="2025-09-30T18:19:49Z">
                <w:sdt>
                  <w:sdtPr>
                    <w:id w:val="-1923609011"/>
                    <w:tag w:val="goog_rdk_237"/>
                  </w:sdtPr>
                  <w:sdtContent>
                    <w:r w:rsidDel="00000000" w:rsidR="00000000" w:rsidRPr="00000000">
                      <w:rPr>
                        <w:rFonts w:ascii="Arial Narrow" w:cs="Arial Narrow" w:eastAsia="Arial Narrow" w:hAnsi="Arial Narrow"/>
                        <w:color w:val="ff0000"/>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w:t>
                    </w:r>
                  </w:sdtContent>
                </w:sdt>
                <w:sdt>
                  <w:sdtPr>
                    <w:id w:val="1672121498"/>
                    <w:tag w:val="goog_rdk_238"/>
                  </w:sdtPr>
                  <w:sdtContent>
                    <w:r w:rsidDel="00000000" w:rsidR="00000000" w:rsidRPr="00000000">
                      <w:rPr>
                        <w:rFonts w:ascii="Arial Narrow" w:cs="Arial Narrow" w:eastAsia="Arial Narrow" w:hAnsi="Arial Narrow"/>
                        <w:color w:val="ff0000"/>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número</w:t>
                    </w:r>
                  </w:sdtContent>
                </w:sdt>
                <w:sdt>
                  <w:sdtPr>
                    <w:id w:val="246441381"/>
                    <w:tag w:val="goog_rdk_239"/>
                  </w:sdtPr>
                  <w:sdtContent>
                    <w:r w:rsidDel="00000000" w:rsidR="00000000" w:rsidRPr="00000000">
                      <w:rPr>
                        <w:rFonts w:ascii="Arial Narrow" w:cs="Arial Narrow" w:eastAsia="Arial Narrow" w:hAnsi="Arial Narrow"/>
                        <w:color w:val="ff0000"/>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w:t>
                    </w:r>
                  </w:sdtContent>
                </w:sdt>
                <w:sdt>
                  <w:sdtPr>
                    <w:id w:val="1937132464"/>
                    <w:tag w:val="goog_rdk_240"/>
                  </w:sdtPr>
                  <w:sdtContent>
                    <w:r w:rsidDel="00000000" w:rsidR="00000000" w:rsidRPr="00000000">
                      <w:rPr>
                        <w:rFonts w:ascii="Arial Narrow" w:cs="Arial Narrow" w:eastAsia="Arial Narrow" w:hAnsi="Arial Narrow"/>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 por ciento </w:t>
                    </w:r>
                  </w:sdtContent>
                </w:sdt>
                <w:sdt>
                  <w:sdtPr>
                    <w:id w:val="-1847542532"/>
                    <w:tag w:val="goog_rdk_241"/>
                  </w:sdtPr>
                  <w:sdtContent>
                    <w:r w:rsidDel="00000000" w:rsidR="00000000" w:rsidRPr="00000000">
                      <w:rPr>
                        <w:rFonts w:ascii="Arial Narrow" w:cs="Arial Narrow" w:eastAsia="Arial Narrow" w:hAnsi="Arial Narrow"/>
                        <w:color w:val="ff0000"/>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 __%)</w:t>
                    </w:r>
                  </w:sdtContent>
                </w:sdt>
                <w:sdt>
                  <w:sdtPr>
                    <w:id w:val="-494141605"/>
                    <w:tag w:val="goog_rdk_242"/>
                  </w:sdtPr>
                  <w:sdtContent>
                    <w:r w:rsidDel="00000000" w:rsidR="00000000" w:rsidRPr="00000000">
                      <w:rPr>
                        <w:rFonts w:ascii="Arial Narrow" w:cs="Arial Narrow" w:eastAsia="Arial Narrow" w:hAnsi="Arial Narrow"/>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 del importe efectivamente percibido por el Comitente en concepto de entradas o derecho de espectáculo correspondientes a la presentación musical. El cálculo se realizará sobre el valor neto de los importes efectivamente cobrados a los espectadores, deducidos los impuestos que resulten aplicables.</w:t>
                    </w:r>
                  </w:sdtContent>
                </w:sdt>
              </w:ins>
            </w:sdtContent>
          </w:sdt>
        </w:p>
      </w:sdtContent>
    </w:sdt>
    <w:sdt>
      <w:sdtPr>
        <w:id w:val="1869288317"/>
        <w:tag w:val="goog_rdk_246"/>
      </w:sdtPr>
      <w:sdtContent>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29" w:date="2025-09-30T18:19:49Z"/>
              <w:rFonts w:ascii="Arial Narrow" w:cs="Arial Narrow" w:eastAsia="Arial Narrow" w:hAnsi="Arial Narrow"/>
              <w:rPrChange w:author="Agustina Varona" w:id="31" w:date="2025-09-30T18:19:55Z">
                <w:rPr>
                  <w:rFonts w:ascii="Arial Narrow" w:cs="Arial Narrow" w:eastAsia="Arial Narrow" w:hAnsi="Arial Narrow"/>
                  <w:i w:val="0"/>
                  <w:smallCaps w:val="0"/>
                  <w:strike w:val="0"/>
                  <w:u w:val="none"/>
                  <w:shd w:fill="auto" w:val="clear"/>
                  <w:vertAlign w:val="baseline"/>
                </w:rPr>
              </w:rPrChange>
            </w:rPr>
          </w:pPr>
          <w:sdt>
            <w:sdtPr>
              <w:id w:val="416076440"/>
              <w:tag w:val="goog_rdk_244"/>
            </w:sdtPr>
            <w:sdtContent>
              <w:ins w:author="Agustina Varona" w:id="29" w:date="2025-09-30T18:19:49Z"/>
              <w:sdt>
                <w:sdtPr>
                  <w:id w:val="-1734722345"/>
                  <w:tag w:val="goog_rdk_245"/>
                </w:sdtPr>
                <w:sdtContent>
                  <w:ins w:author="Agustina Varona" w:id="29" w:date="2025-09-30T18:19:49Z">
                    <w:r w:rsidDel="00000000" w:rsidR="00000000" w:rsidRPr="00000000">
                      <w:rPr>
                        <w:rFonts w:ascii="Arial Narrow" w:cs="Arial Narrow" w:eastAsia="Arial Narrow" w:hAnsi="Arial Narrow"/>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t xml:space="preserve">2.2. El pago será efectuado dentro de los cinco (5) días hábiles posteriores a la presentación, contra entrega por parte del Prestador de la correspondiente factura fiscal emitida a nombre del Comitente (CUIT 30-71896676-7, DOS CERO UNO S.A.).</w:t>
                    </w:r>
                  </w:ins>
                </w:sdtContent>
              </w:sdt>
              <w:ins w:author="Agustina Varona" w:id="29" w:date="2025-09-30T18:19:49Z"/>
            </w:sdtContent>
          </w:sdt>
        </w:p>
      </w:sdtContent>
    </w:sdt>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1"/>
        </w:rPr>
      </w:pPr>
      <w:sdt>
        <w:sdtPr>
          <w:id w:val="-1446169288"/>
          <w:tag w:val="goog_rdk_248"/>
        </w:sdtPr>
        <w:sdtContent>
          <w:del w:author="Agustina Varona" w:id="32" w:date="2025-09-30T18:19:48Z"/>
          <w:sdt>
            <w:sdtPr>
              <w:id w:val="2054640447"/>
              <w:tag w:val="goog_rdk_249"/>
            </w:sdtPr>
            <w:sdtContent>
              <w:del w:author="Agustina Varona" w:id="32" w:date="2025-09-30T18:19:48Z">
                <w:r w:rsidDel="00000000" w:rsidR="00000000" w:rsidRPr="00000000">
                  <w:rPr>
                    <w:rFonts w:ascii="Arial Narrow" w:cs="Arial Narrow" w:eastAsia="Arial Narrow" w:hAnsi="Arial Narrow"/>
                    <w:i w:val="0"/>
                    <w:smallCaps w:val="0"/>
                    <w:strike w:val="0"/>
                    <w:u w:val="none"/>
                    <w:shd w:fill="auto" w:val="clear"/>
                    <w:vertAlign w:val="baseline"/>
                    <w:rtl w:val="0"/>
                    <w:rPrChange w:author="Agustina Varona" w:id="31" w:date="2025-09-30T18:19:55Z">
                      <w:rPr>
                        <w:rFonts w:ascii="Arial Narrow" w:cs="Arial Narrow" w:eastAsia="Arial Narrow" w:hAnsi="Arial Narrow"/>
                        <w:i w:val="0"/>
                        <w:smallCaps w:val="0"/>
                        <w:strike w:val="0"/>
                        <w:u w:val="none"/>
                        <w:shd w:fill="auto" w:val="clear"/>
                        <w:vertAlign w:val="baseline"/>
                      </w:rPr>
                    </w:rPrChange>
                  </w:rPr>
                  <w:delText xml:space="preserve">:</w:delText>
                </w:r>
              </w:del>
            </w:sdtContent>
          </w:sdt>
          <w:del w:author="Agustina Varona" w:id="32" w:date="2025-09-30T18:19:48Z">
            <w:r w:rsidDel="00000000" w:rsidR="00000000" w:rsidRPr="00000000">
              <w:rPr>
                <w:rFonts w:ascii="Arial Narrow" w:cs="Arial Narrow" w:eastAsia="Arial Narrow" w:hAnsi="Arial Narrow"/>
                <w:rtl w:val="0"/>
              </w:rPr>
              <w:delText xml:space="preserve">El COMITENTE abonará al PRESTADOR por su actuación musical el setenta por ciento (70%) del valor de las entradas o derecho de espectáculo que cobre a los espectadores. Dicho importe será abonado al PRESTADOR cinco días hábiles posteriores de finalizada la presentación musical previo al envío de la correspondiente factura fiscal al CUIT 30718966767 correspondiente a DOS CERO UNO S.A.</w:delText>
            </w:r>
          </w:del>
        </w:sdtContent>
      </w:sdt>
      <w:r w:rsidDel="00000000" w:rsidR="00000000" w:rsidRPr="00000000">
        <w:rPr>
          <w:rtl w:val="0"/>
        </w:rPr>
      </w:r>
    </w:p>
    <w:p w:rsidR="00000000" w:rsidDel="00000000" w:rsidP="00000000" w:rsidRDefault="00000000" w:rsidRPr="00000000" w14:paraId="0000003A">
      <w:pPr>
        <w:spacing w:after="0" w:line="360" w:lineRule="auto"/>
        <w:jc w:val="both"/>
        <w:rPr>
          <w:rFonts w:ascii="Arial Narrow" w:cs="Arial Narrow" w:eastAsia="Arial Narrow" w:hAnsi="Arial Narrow"/>
          <w:color w:val="ff0000"/>
        </w:rPr>
      </w:pPr>
      <w:r w:rsidDel="00000000" w:rsidR="00000000" w:rsidRPr="00000000">
        <w:rPr>
          <w:rtl w:val="0"/>
        </w:rPr>
      </w:r>
    </w:p>
    <w:sdt>
      <w:sdtPr>
        <w:id w:val="1767373482"/>
        <w:tag w:val="goog_rdk_251"/>
      </w:sdtPr>
      <w:sdtContent>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33" w:date="2025-09-30T18:23:45Z"/>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TERCERA: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w:t>
          </w:r>
          <w:sdt>
            <w:sdtPr>
              <w:id w:val="-1263737242"/>
              <w:tag w:val="goog_rdk_250"/>
            </w:sdtPr>
            <w:sdtContent>
              <w:ins w:author="Agustina Varona" w:id="33" w:date="2025-09-30T18:23:45Z">
                <w:r w:rsidDel="00000000" w:rsidR="00000000" w:rsidRPr="00000000">
                  <w:rPr>
                    <w:rtl w:val="0"/>
                  </w:rPr>
                </w:r>
              </w:ins>
            </w:sdtContent>
          </w:sdt>
        </w:p>
      </w:sdtContent>
    </w:sdt>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sdt>
        <w:sdtPr>
          <w:id w:val="-452005629"/>
          <w:tag w:val="goog_rdk_252"/>
        </w:sdtPr>
        <w:sdtContent>
          <w:ins w:author="Agustina Varona" w:id="33" w:date="2025-09-30T18:23:45Z"/>
          <w:sdt>
            <w:sdtPr>
              <w:id w:val="335235157"/>
              <w:tag w:val="goog_rdk_253"/>
            </w:sdtPr>
            <w:sdtContent>
              <w:ins w:author="Agustina Varona" w:id="33" w:date="2025-09-30T18:23:45Z">
                <w:r w:rsidDel="00000000" w:rsidR="00000000" w:rsidRPr="00000000">
                  <w:rPr>
                    <w:rFonts w:ascii="Arial Narrow" w:cs="Arial Narrow" w:eastAsia="Arial Narrow" w:hAnsi="Arial Narrow"/>
                    <w:rtl w:val="0"/>
                    <w:rPrChange w:author="Agustina Varona" w:id="34" w:date="2025-09-30T18:23:45Z">
                      <w:rPr>
                        <w:rFonts w:ascii="Arial Narrow" w:cs="Arial Narrow" w:eastAsia="Arial Narrow" w:hAnsi="Arial Narrow"/>
                        <w:i w:val="0"/>
                        <w:smallCaps w:val="0"/>
                        <w:strike w:val="0"/>
                        <w:color w:val="000000"/>
                        <w:u w:val="none"/>
                        <w:shd w:fill="auto" w:val="clear"/>
                        <w:vertAlign w:val="baseline"/>
                      </w:rPr>
                    </w:rPrChange>
                  </w:rPr>
                  <w:t xml:space="preserve">3.1. </w:t>
                </w:r>
              </w:ins>
            </w:sdtContent>
          </w:sdt>
          <w:ins w:author="Agustina Varona" w:id="33" w:date="2025-09-30T18:23:45Z"/>
        </w:sdtContent>
      </w:sdt>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El C</w:t>
      </w:r>
      <w:sdt>
        <w:sdtPr>
          <w:id w:val="-359345628"/>
          <w:tag w:val="goog_rdk_254"/>
        </w:sdtPr>
        <w:sdtContent>
          <w:ins w:author="Agustina Varona" w:id="35" w:date="2025-09-30T18:23:32Z"/>
          <w:sdt>
            <w:sdtPr>
              <w:id w:val="-1794724457"/>
              <w:tag w:val="goog_rdk_255"/>
            </w:sdtPr>
            <w:sdtContent>
              <w:ins w:author="Agustina Varona" w:id="35" w:date="2025-09-30T18:23:32Z">
                <w:r w:rsidDel="00000000" w:rsidR="00000000" w:rsidRPr="00000000">
                  <w:rPr>
                    <w:rFonts w:ascii="Arial Narrow" w:cs="Arial Narrow" w:eastAsia="Arial Narrow" w:hAnsi="Arial Narrow"/>
                    <w:rtl w:val="0"/>
                    <w:rPrChange w:author="Agustina Varona" w:id="36" w:date="2025-09-30T18:23:32Z">
                      <w:rPr>
                        <w:rFonts w:ascii="Arial Narrow" w:cs="Arial Narrow" w:eastAsia="Arial Narrow" w:hAnsi="Arial Narrow"/>
                        <w:i w:val="0"/>
                        <w:smallCaps w:val="0"/>
                        <w:strike w:val="0"/>
                        <w:color w:val="000000"/>
                        <w:u w:val="none"/>
                        <w:shd w:fill="auto" w:val="clear"/>
                        <w:vertAlign w:val="baseline"/>
                      </w:rPr>
                    </w:rPrChange>
                  </w:rPr>
                  <w:t xml:space="preserve">omitente</w:t>
                </w:r>
              </w:ins>
            </w:sdtContent>
          </w:sdt>
          <w:ins w:author="Agustina Varona" w:id="35" w:date="2025-09-30T18:23:32Z"/>
        </w:sdtContent>
      </w:sdt>
      <w:sdt>
        <w:sdtPr>
          <w:id w:val="2032177066"/>
          <w:tag w:val="goog_rdk_256"/>
        </w:sdtPr>
        <w:sdtContent>
          <w:del w:author="Agustina Varona" w:id="35" w:date="2025-09-30T18:23:32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OMITENTE </w:delText>
            </w:r>
          </w:del>
        </w:sdtContent>
      </w:sdt>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manifiesta que</w:t>
      </w:r>
      <w:sdt>
        <w:sdtPr>
          <w:id w:val="973690271"/>
          <w:tag w:val="goog_rdk_257"/>
        </w:sdtPr>
        <w:sdtContent>
          <w:ins w:author="Agustina Varona" w:id="37" w:date="2025-09-30T18:23:38Z"/>
          <w:sdt>
            <w:sdtPr>
              <w:id w:val="-1458652771"/>
              <w:tag w:val="goog_rdk_258"/>
            </w:sdtPr>
            <w:sdtContent>
              <w:ins w:author="Agustina Varona" w:id="37" w:date="2025-09-30T18:23:38Z">
                <w:r w:rsidDel="00000000" w:rsidR="00000000" w:rsidRPr="00000000">
                  <w:rPr>
                    <w:rFonts w:ascii="Arial Narrow" w:cs="Arial Narrow" w:eastAsia="Arial Narrow" w:hAnsi="Arial Narrow"/>
                    <w:rtl w:val="0"/>
                    <w:rPrChange w:author="Agustina Varona" w:id="38" w:date="2025-09-30T18:23:38Z">
                      <w:rPr>
                        <w:rFonts w:ascii="Arial Narrow" w:cs="Arial Narrow" w:eastAsia="Arial Narrow" w:hAnsi="Arial Narrow"/>
                        <w:i w:val="0"/>
                        <w:smallCaps w:val="0"/>
                        <w:strike w:val="0"/>
                        <w:color w:val="000000"/>
                        <w:u w:val="none"/>
                        <w:shd w:fill="auto" w:val="clear"/>
                        <w:vertAlign w:val="baseline"/>
                      </w:rPr>
                    </w:rPrChange>
                  </w:rPr>
                  <w:t xml:space="preserve"> La </w:t>
                </w:r>
              </w:ins>
            </w:sdtContent>
          </w:sdt>
          <w:ins w:author="Agustina Varona" w:id="37" w:date="2025-09-30T18:23:38Z">
            <w:sdt>
              <w:sdtPr>
                <w:id w:val="-1249954146"/>
                <w:tag w:val="goog_rdk_259"/>
              </w:sdtPr>
              <w:sdtContent>
                <w:r w:rsidDel="00000000" w:rsidR="00000000" w:rsidRPr="00000000">
                  <w:rPr>
                    <w:rFonts w:ascii="Arial Narrow" w:cs="Arial Narrow" w:eastAsia="Arial Narrow" w:hAnsi="Arial Narrow"/>
                    <w:rtl w:val="0"/>
                    <w:rPrChange w:author="Agustina Varona" w:id="38" w:date="2025-09-30T18:23:38Z">
                      <w:rPr>
                        <w:rFonts w:ascii="Arial Narrow" w:cs="Arial Narrow" w:eastAsia="Arial Narrow" w:hAnsi="Arial Narrow"/>
                        <w:i w:val="0"/>
                        <w:smallCaps w:val="0"/>
                        <w:strike w:val="0"/>
                        <w:color w:val="000000"/>
                        <w:u w:val="none"/>
                        <w:shd w:fill="auto" w:val="clear"/>
                        <w:vertAlign w:val="baseline"/>
                      </w:rPr>
                    </w:rPrChange>
                  </w:rPr>
                  <w:t xml:space="preserve">Fábrica</w:t>
                </w:r>
              </w:sdtContent>
            </w:sdt>
          </w:ins>
        </w:sdtContent>
      </w:sdt>
      <w:sdt>
        <w:sdtPr>
          <w:id w:val="-1551457316"/>
          <w:tag w:val="goog_rdk_260"/>
        </w:sdtPr>
        <w:sdtContent>
          <w:del w:author="Agustina Varona" w:id="37" w:date="2025-09-30T18:23:38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el lugar en donde actuará el P</w:delText>
            </w:r>
          </w:del>
        </w:sdtContent>
      </w:sdt>
      <w:sdt>
        <w:sdtPr>
          <w:id w:val="-417071894"/>
          <w:tag w:val="goog_rdk_261"/>
        </w:sdtPr>
        <w:sdtContent>
          <w:ins w:author="Agustina Varona" w:id="37" w:date="2025-09-30T18:23:38Z">
            <w:sdt>
              <w:sdtPr>
                <w:id w:val="219681614"/>
                <w:tag w:val="goog_rdk_262"/>
              </w:sdtPr>
              <w:sdtContent>
                <w:del w:author="Agustina Varona" w:id="37" w:date="2025-09-30T18:23:38Z"/>
              </w:sdtContent>
            </w:sdt>
          </w:ins>
          <w:sdt>
            <w:sdtPr>
              <w:id w:val="787402827"/>
              <w:tag w:val="goog_rdk_263"/>
            </w:sdtPr>
            <w:sdtContent>
              <w:ins w:author="Agustina Varona" w:id="37" w:date="2025-09-30T18:23:38Z">
                <w:del w:author="Agustina Varona" w:id="37" w:date="2025-09-30T18:23:38Z">
                  <w:r w:rsidDel="00000000" w:rsidR="00000000" w:rsidRPr="00000000">
                    <w:rPr>
                      <w:rFonts w:ascii="Arial Narrow" w:cs="Arial Narrow" w:eastAsia="Arial Narrow" w:hAnsi="Arial Narrow"/>
                      <w:rtl w:val="0"/>
                      <w:rPrChange w:author="Agustina Varona" w:id="38" w:date="2025-09-30T18:23:38Z">
                        <w:rPr>
                          <w:rFonts w:ascii="Arial Narrow" w:cs="Arial Narrow" w:eastAsia="Arial Narrow" w:hAnsi="Arial Narrow"/>
                          <w:i w:val="0"/>
                          <w:smallCaps w:val="0"/>
                          <w:strike w:val="0"/>
                          <w:color w:val="000000"/>
                          <w:u w:val="none"/>
                          <w:shd w:fill="auto" w:val="clear"/>
                          <w:vertAlign w:val="baseline"/>
                        </w:rPr>
                      </w:rPrChange>
                    </w:rPr>
                    <w:delText xml:space="preserve">restador</w:delText>
                  </w:r>
                </w:del>
              </w:ins>
            </w:sdtContent>
          </w:sdt>
          <w:ins w:author="Agustina Varona" w:id="37" w:date="2025-09-30T18:23:38Z">
            <w:del w:author="Agustina Varona" w:id="37" w:date="2025-09-30T18:23:38Z"/>
          </w:ins>
        </w:sdtContent>
      </w:sdt>
      <w:sdt>
        <w:sdtPr>
          <w:id w:val="-1605042848"/>
          <w:tag w:val="goog_rdk_264"/>
        </w:sdtPr>
        <w:sdtContent>
          <w:del w:author="Agustina Varona" w:id="37" w:date="2025-09-30T18:23:38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RESTADOR</w:delText>
            </w:r>
          </w:del>
        </w:sdtContent>
      </w:sdt>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cuenta con todas las habilitaciones administrativas y normas de seguridad requeridas para el tipo de local de que se trata.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tl w:val="0"/>
        </w:rPr>
      </w:r>
    </w:p>
    <w:sdt>
      <w:sdtPr>
        <w:id w:val="-1259445739"/>
        <w:tag w:val="goog_rdk_266"/>
      </w:sdtPr>
      <w:sdtContent>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39" w:date="2025-09-30T18:26:05Z"/>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CUARTA:</w:t>
          </w:r>
          <w:r w:rsidDel="00000000" w:rsidR="00000000" w:rsidRPr="00000000">
            <w:rPr>
              <w:rFonts w:ascii="Arial Narrow" w:cs="Arial Narrow" w:eastAsia="Arial Narrow" w:hAnsi="Arial Narrow"/>
              <w:rtl w:val="0"/>
            </w:rPr>
            <w:t xml:space="preserve">  </w:t>
          </w:r>
          <w:sdt>
            <w:sdtPr>
              <w:id w:val="-1088572634"/>
              <w:tag w:val="goog_rdk_265"/>
            </w:sdtPr>
            <w:sdtContent>
              <w:ins w:author="Agustina Varona" w:id="39" w:date="2025-09-30T18:26:05Z">
                <w:r w:rsidDel="00000000" w:rsidR="00000000" w:rsidRPr="00000000">
                  <w:rPr>
                    <w:rtl w:val="0"/>
                  </w:rPr>
                </w:r>
              </w:ins>
            </w:sdtContent>
          </w:sdt>
        </w:p>
      </w:sdtContent>
    </w:sdt>
    <w:sdt>
      <w:sdtPr>
        <w:id w:val="-1938506633"/>
        <w:tag w:val="goog_rdk_268"/>
      </w:sdtPr>
      <w:sdtContent>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39" w:date="2025-09-30T18:26:05Z"/>
              <w:rFonts w:ascii="Arial Narrow" w:cs="Arial Narrow" w:eastAsia="Arial Narrow" w:hAnsi="Arial Narrow"/>
            </w:rPr>
          </w:pPr>
          <w:sdt>
            <w:sdtPr>
              <w:id w:val="-552934620"/>
              <w:tag w:val="goog_rdk_267"/>
            </w:sdtPr>
            <w:sdtContent>
              <w:ins w:author="Agustina Varona" w:id="39" w:date="2025-09-30T18:26:05Z">
                <w:r w:rsidDel="00000000" w:rsidR="00000000" w:rsidRPr="00000000">
                  <w:rPr>
                    <w:rFonts w:ascii="Arial Narrow" w:cs="Arial Narrow" w:eastAsia="Arial Narrow" w:hAnsi="Arial Narrow"/>
                    <w:rtl w:val="0"/>
                  </w:rPr>
                  <w:t xml:space="preserve">4.1. El Prestador autoriza expresamente al Comitente a fijar, grabar, retransmitir, comunicar y difundir su actuación musical objeto del presente contrato, exclusivamente con fines promocionales y de difusión vinculados a las actividades y redes sociales del Comitente. Dicha autorización se otorga sin que ello implique vulneración de los derechos reconocidos por la Ley N.º 11.723 de Propiedad Intelectual y sus modificatorias, manteniendo el Prestador la titularidad de los derechos sobre su interpretación.</w:t>
                </w:r>
              </w:ins>
            </w:sdtContent>
          </w:sdt>
        </w:p>
      </w:sdtContent>
    </w:sdt>
    <w:sdt>
      <w:sdtPr>
        <w:id w:val="-376530117"/>
        <w:tag w:val="goog_rdk_270"/>
      </w:sdtPr>
      <w:sdtContent>
        <w:p w:rsidR="00000000" w:rsidDel="00000000" w:rsidP="00000000" w:rsidRDefault="00000000" w:rsidRPr="00000000" w14:paraId="00000040">
          <w:pPr>
            <w:spacing w:after="240" w:before="240" w:line="360" w:lineRule="auto"/>
            <w:jc w:val="both"/>
            <w:rPr>
              <w:ins w:author="Agustina Varona" w:id="39" w:date="2025-09-30T18:26:05Z"/>
              <w:rFonts w:ascii="Arial Narrow" w:cs="Arial Narrow" w:eastAsia="Arial Narrow" w:hAnsi="Arial Narrow"/>
            </w:rPr>
          </w:pPr>
          <w:sdt>
            <w:sdtPr>
              <w:id w:val="-1549292749"/>
              <w:tag w:val="goog_rdk_269"/>
            </w:sdtPr>
            <w:sdtContent>
              <w:ins w:author="Agustina Varona" w:id="39" w:date="2025-09-30T18:26:05Z">
                <w:r w:rsidDel="00000000" w:rsidR="00000000" w:rsidRPr="00000000">
                  <w:rPr>
                    <w:rFonts w:ascii="Arial Narrow" w:cs="Arial Narrow" w:eastAsia="Arial Narrow" w:hAnsi="Arial Narrow"/>
                    <w:rtl w:val="0"/>
                  </w:rPr>
                  <w:t xml:space="preserve">4.2. La contraprestación económica convenida en la Cláusula Segunda incluye y compensa la autorización aquí otorgada, no correspondiendo al Prestador retribución o compensación adicional alguna por este concepto.</w:t>
                </w:r>
              </w:ins>
            </w:sdtContent>
          </w:sdt>
        </w:p>
      </w:sdtContent>
    </w:sdt>
    <w:sdt>
      <w:sdtPr>
        <w:id w:val="-2057242136"/>
        <w:tag w:val="goog_rdk_273"/>
      </w:sdtPr>
      <w:sdtContent>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del w:author="Agustina Varona" w:id="39" w:date="2025-09-30T18:26:05Z"/>
              <w:rFonts w:ascii="Arial Narrow" w:cs="Arial Narrow" w:eastAsia="Arial Narrow" w:hAnsi="Arial Narrow"/>
            </w:rPr>
          </w:pPr>
          <w:sdt>
            <w:sdtPr>
              <w:id w:val="931478678"/>
              <w:tag w:val="goog_rdk_272"/>
            </w:sdtPr>
            <w:sdtContent>
              <w:del w:author="Agustina Varona" w:id="39" w:date="2025-09-30T18:26:05Z">
                <w:r w:rsidDel="00000000" w:rsidR="00000000" w:rsidRPr="00000000">
                  <w:rPr>
                    <w:rFonts w:ascii="Arial Narrow" w:cs="Arial Narrow" w:eastAsia="Arial Narrow" w:hAnsi="Arial Narrow"/>
                    <w:rtl w:val="0"/>
                  </w:rPr>
                  <w:delText xml:space="preserve">El PRESTADOR autoriza expresamente a fijarse, retransmitir o comunicarse y en especial difundirse por  redes sociales del COMITENTE la presentación pactada en el presente sin que se vulneren los derechos establecidos en la ley 11.723 de Propiedad Intelectual y sus modificatorias.  La contraprestación económica establecida en la cláusula segunda contempla la presente autorización. </w:delText>
                </w:r>
              </w:del>
            </w:sdtContent>
          </w:sdt>
        </w:p>
      </w:sdtContent>
    </w:sdt>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tl w:val="0"/>
        </w:rPr>
      </w:r>
    </w:p>
    <w:sdt>
      <w:sdtPr>
        <w:id w:val="-522195286"/>
        <w:tag w:val="goog_rdk_275"/>
      </w:sdtPr>
      <w:sdtContent>
        <w:p w:rsidR="00000000" w:rsidDel="00000000" w:rsidP="00000000" w:rsidRDefault="00000000" w:rsidRPr="00000000" w14:paraId="00000043">
          <w:pPr>
            <w:spacing w:after="0" w:line="360" w:lineRule="auto"/>
            <w:jc w:val="both"/>
            <w:rPr>
              <w:ins w:author="Agustina Varona" w:id="40" w:date="2025-09-30T18:30:20Z"/>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QUINTA:</w:t>
          </w:r>
          <w:r w:rsidDel="00000000" w:rsidR="00000000" w:rsidRPr="00000000">
            <w:rPr>
              <w:rFonts w:ascii="Arial Narrow" w:cs="Arial Narrow" w:eastAsia="Arial Narrow" w:hAnsi="Arial Narrow"/>
              <w:rtl w:val="0"/>
            </w:rPr>
            <w:t xml:space="preserve"> </w:t>
          </w:r>
          <w:sdt>
            <w:sdtPr>
              <w:id w:val="103634447"/>
              <w:tag w:val="goog_rdk_274"/>
            </w:sdtPr>
            <w:sdtContent>
              <w:ins w:author="Agustina Varona" w:id="40" w:date="2025-09-30T18:30:20Z">
                <w:r w:rsidDel="00000000" w:rsidR="00000000" w:rsidRPr="00000000">
                  <w:rPr>
                    <w:rtl w:val="0"/>
                  </w:rPr>
                </w:r>
              </w:ins>
            </w:sdtContent>
          </w:sdt>
        </w:p>
      </w:sdtContent>
    </w:sdt>
    <w:sdt>
      <w:sdtPr>
        <w:id w:val="-118629987"/>
        <w:tag w:val="goog_rdk_278"/>
      </w:sdtPr>
      <w:sdtContent>
        <w:p w:rsidR="00000000" w:rsidDel="00000000" w:rsidP="00000000" w:rsidRDefault="00000000" w:rsidRPr="00000000" w14:paraId="00000044">
          <w:pPr>
            <w:spacing w:after="0" w:line="360" w:lineRule="auto"/>
            <w:jc w:val="both"/>
            <w:rPr>
              <w:ins w:author="Agustina Varona" w:id="40" w:date="2025-09-30T18:30:20Z"/>
              <w:rFonts w:ascii="Arial Narrow" w:cs="Arial Narrow" w:eastAsia="Arial Narrow" w:hAnsi="Arial Narrow"/>
            </w:rPr>
          </w:pPr>
          <w:sdt>
            <w:sdtPr>
              <w:id w:val="-576399916"/>
              <w:tag w:val="goog_rdk_276"/>
            </w:sdtPr>
            <w:sdtContent>
              <w:ins w:author="Agustina Varona" w:id="40" w:date="2025-09-30T18:30:20Z">
                <w:r w:rsidDel="00000000" w:rsidR="00000000" w:rsidRPr="00000000">
                  <w:rPr>
                    <w:rFonts w:ascii="Arial Narrow" w:cs="Arial Narrow" w:eastAsia="Arial Narrow" w:hAnsi="Arial Narrow"/>
                    <w:rtl w:val="0"/>
                  </w:rPr>
                  <w:t xml:space="preserve">5.1. La suspensión de la actuación deberá ser comunicada por el Comitente al Prestador con una antelación mínima de cuarenta y ocho (48) horas hábiles a la </w:t>
                </w:r>
              </w:ins>
              <w:sdt>
                <w:sdtPr>
                  <w:id w:val="-1211376150"/>
                  <w:tag w:val="goog_rdk_277"/>
                </w:sdtPr>
                <w:sdtContent>
                  <w:ins w:author="Agustina Varona" w:id="40" w:date="2025-09-30T18:30:20Z">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realización</w:t>
                    </w:r>
                  </w:ins>
                </w:sdtContent>
              </w:sdt>
              <w:ins w:author="Agustina Varona" w:id="40" w:date="2025-09-30T18:30:20Z">
                <w:r w:rsidDel="00000000" w:rsidR="00000000" w:rsidRPr="00000000">
                  <w:rPr>
                    <w:rFonts w:ascii="Arial Narrow" w:cs="Arial Narrow" w:eastAsia="Arial Narrow" w:hAnsi="Arial Narrow"/>
                    <w:rtl w:val="0"/>
                  </w:rPr>
                  <w:t xml:space="preserve"> del Show. </w:t>
                </w:r>
              </w:ins>
            </w:sdtContent>
          </w:sdt>
        </w:p>
      </w:sdtContent>
    </w:sdt>
    <w:sdt>
      <w:sdtPr>
        <w:id w:val="-928078240"/>
        <w:tag w:val="goog_rdk_282"/>
      </w:sdtPr>
      <w:sdtContent>
        <w:p w:rsidR="00000000" w:rsidDel="00000000" w:rsidP="00000000" w:rsidRDefault="00000000" w:rsidRPr="00000000" w14:paraId="00000045">
          <w:pPr>
            <w:spacing w:after="0" w:line="360" w:lineRule="auto"/>
            <w:jc w:val="both"/>
            <w:rPr>
              <w:ins w:author="Agustina Varona" w:id="40" w:date="2025-09-30T18:30:20Z"/>
              <w:rFonts w:ascii="Arial Narrow" w:cs="Arial Narrow" w:eastAsia="Arial Narrow" w:hAnsi="Arial Narrow"/>
              <w:rPrChange w:author="Agustina Varona" w:id="41" w:date="2025-09-30T18:30:20Z">
                <w:rPr>
                  <w:rFonts w:ascii="Arial Narrow" w:cs="Arial Narrow" w:eastAsia="Arial Narrow" w:hAnsi="Arial Narrow"/>
                </w:rPr>
              </w:rPrChange>
            </w:rPr>
          </w:pPr>
          <w:sdt>
            <w:sdtPr>
              <w:id w:val="1040918112"/>
              <w:tag w:val="goog_rdk_279"/>
            </w:sdtPr>
            <w:sdtContent>
              <w:ins w:author="Agustina Varona" w:id="40" w:date="2025-09-30T18:30:20Z">
                <w:r w:rsidDel="00000000" w:rsidR="00000000" w:rsidRPr="00000000">
                  <w:rPr>
                    <w:rFonts w:ascii="Arial Narrow" w:cs="Arial Narrow" w:eastAsia="Arial Narrow" w:hAnsi="Arial Narrow"/>
                    <w:rtl w:val="0"/>
                  </w:rPr>
                  <w:t xml:space="preserve">5.2. </w:t>
                </w:r>
              </w:ins>
              <w:sdt>
                <w:sdtPr>
                  <w:id w:val="-2049110202"/>
                  <w:tag w:val="goog_rdk_280"/>
                </w:sdtPr>
                <w:sdtContent>
                  <w:ins w:author="Agustina Varona" w:id="40" w:date="2025-09-30T18:30:20Z">
                    <w:r w:rsidDel="00000000" w:rsidR="00000000" w:rsidRPr="00000000">
                      <w:rPr>
                        <w:rFonts w:ascii="Arial Narrow" w:cs="Arial Narrow" w:eastAsia="Arial Narrow" w:hAnsi="Arial Narrow"/>
                        <w:b w:val="1"/>
                        <w:rtl w:val="0"/>
                        <w:rPrChange w:author="Agustina Varona" w:id="41" w:date="2025-09-30T18:30:20Z">
                          <w:rPr>
                            <w:rFonts w:ascii="Arial Narrow" w:cs="Arial Narrow" w:eastAsia="Arial Narrow" w:hAnsi="Arial Narrow"/>
                            <w:b w:val="1"/>
                          </w:rPr>
                        </w:rPrChange>
                      </w:rPr>
                      <w:t xml:space="preserve">Suspensión previa al Show.</w:t>
                    </w:r>
                  </w:ins>
                </w:sdtContent>
              </w:sdt>
              <w:ins w:author="Agustina Varona" w:id="40" w:date="2025-09-30T18:30:20Z">
                <w:sdt>
                  <w:sdtPr>
                    <w:id w:val="1463019157"/>
                    <w:tag w:val="goog_rdk_281"/>
                  </w:sdtPr>
                  <w:sdtContent>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 Si la suspensión ocurriera con más de cuarenta y ocho (48) horas hábiles de anticipación a su realización, las Partes procurarán de común acuerdo reprogramar la actuación dentro de los treinta (30) días corridos siguientes a la fecha originalmente prevista, en fecha que resulte razonablemente compatible tanto con la agenda del Prestador como con la organización del Comitente.</w:t>
                    </w:r>
                  </w:sdtContent>
                </w:sdt>
              </w:ins>
            </w:sdtContent>
          </w:sdt>
        </w:p>
      </w:sdtContent>
    </w:sdt>
    <w:sdt>
      <w:sdtPr>
        <w:id w:val="779892949"/>
        <w:tag w:val="goog_rdk_285"/>
      </w:sdtPr>
      <w:sdtContent>
        <w:p w:rsidR="00000000" w:rsidDel="00000000" w:rsidP="00000000" w:rsidRDefault="00000000" w:rsidRPr="00000000" w14:paraId="00000046">
          <w:pPr>
            <w:numPr>
              <w:ilvl w:val="0"/>
              <w:numId w:val="2"/>
            </w:numPr>
            <w:spacing w:after="0" w:afterAutospacing="0" w:before="240" w:line="360" w:lineRule="auto"/>
            <w:ind w:left="720" w:hanging="360"/>
            <w:rPr>
              <w:ins w:author="Agustina Varona" w:id="40" w:date="2025-09-30T18:30:20Z"/>
              <w:rFonts w:ascii="Arial Narrow" w:cs="Arial Narrow" w:eastAsia="Arial Narrow" w:hAnsi="Arial Narrow"/>
            </w:rPr>
          </w:pPr>
          <w:sdt>
            <w:sdtPr>
              <w:id w:val="380070575"/>
              <w:tag w:val="goog_rdk_283"/>
            </w:sdtPr>
            <w:sdtContent>
              <w:ins w:author="Agustina Varona" w:id="40" w:date="2025-09-30T18:30:20Z"/>
              <w:sdt>
                <w:sdtPr>
                  <w:id w:val="-1500419522"/>
                  <w:tag w:val="goog_rdk_284"/>
                </w:sdtPr>
                <w:sdtContent>
                  <w:ins w:author="Agustina Varona" w:id="40" w:date="2025-09-30T18:30:20Z">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En caso de que la suspensión sea imputable al Comitente, este asumirá los gastos de reprogramación (traslados, viáticos, alojamiento, transporte y rubros técnicos).</w:t>
                    </w:r>
                  </w:ins>
                </w:sdtContent>
              </w:sdt>
              <w:ins w:author="Agustina Varona" w:id="40" w:date="2025-09-30T18:30:20Z"/>
            </w:sdtContent>
          </w:sdt>
        </w:p>
      </w:sdtContent>
    </w:sdt>
    <w:sdt>
      <w:sdtPr>
        <w:id w:val="106240600"/>
        <w:tag w:val="goog_rdk_288"/>
      </w:sdtPr>
      <w:sdtContent>
        <w:p w:rsidR="00000000" w:rsidDel="00000000" w:rsidP="00000000" w:rsidRDefault="00000000" w:rsidRPr="00000000" w14:paraId="00000047">
          <w:pPr>
            <w:numPr>
              <w:ilvl w:val="0"/>
              <w:numId w:val="2"/>
            </w:numPr>
            <w:spacing w:after="240" w:before="0" w:beforeAutospacing="0" w:line="360" w:lineRule="auto"/>
            <w:ind w:left="720" w:hanging="360"/>
            <w:rPr>
              <w:ins w:author="Agustina Varona" w:id="40" w:date="2025-09-30T18:30:20Z"/>
              <w:rFonts w:ascii="Arial Narrow" w:cs="Arial Narrow" w:eastAsia="Arial Narrow" w:hAnsi="Arial Narrow"/>
            </w:rPr>
          </w:pPr>
          <w:sdt>
            <w:sdtPr>
              <w:id w:val="497781672"/>
              <w:tag w:val="goog_rdk_286"/>
            </w:sdtPr>
            <w:sdtContent>
              <w:ins w:author="Agustina Varona" w:id="40" w:date="2025-09-30T18:30:20Z"/>
              <w:sdt>
                <w:sdtPr>
                  <w:id w:val="2028238839"/>
                  <w:tag w:val="goog_rdk_287"/>
                </w:sdtPr>
                <w:sdtContent>
                  <w:ins w:author="Agustina Varona" w:id="40" w:date="2025-09-30T18:30:20Z">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Si la suspensión fuera imputable al Prestador, tales gastos deberán ser asumidos por este último.</w:t>
                    </w:r>
                  </w:ins>
                </w:sdtContent>
              </w:sdt>
              <w:ins w:author="Agustina Varona" w:id="40" w:date="2025-09-30T18:30:20Z"/>
            </w:sdtContent>
          </w:sdt>
        </w:p>
      </w:sdtContent>
    </w:sdt>
    <w:sdt>
      <w:sdtPr>
        <w:id w:val="-2048566284"/>
        <w:tag w:val="goog_rdk_295"/>
      </w:sdtPr>
      <w:sdtContent>
        <w:p w:rsidR="00000000" w:rsidDel="00000000" w:rsidP="00000000" w:rsidRDefault="00000000" w:rsidRPr="00000000" w14:paraId="00000048">
          <w:pPr>
            <w:spacing w:after="0" w:line="360" w:lineRule="auto"/>
            <w:jc w:val="both"/>
            <w:rPr>
              <w:ins w:author="Agustina Varona" w:id="40" w:date="2025-09-30T18:30:20Z"/>
              <w:rFonts w:ascii="Arial Narrow" w:cs="Arial Narrow" w:eastAsia="Arial Narrow" w:hAnsi="Arial Narrow"/>
              <w:rPrChange w:author="Agustina Varona" w:id="41" w:date="2025-09-30T18:30:20Z">
                <w:rPr>
                  <w:rFonts w:ascii="Arial Narrow" w:cs="Arial Narrow" w:eastAsia="Arial Narrow" w:hAnsi="Arial Narrow"/>
                </w:rPr>
              </w:rPrChange>
            </w:rPr>
          </w:pPr>
          <w:sdt>
            <w:sdtPr>
              <w:id w:val="1587798388"/>
              <w:tag w:val="goog_rdk_289"/>
            </w:sdtPr>
            <w:sdtContent>
              <w:ins w:author="Agustina Varona" w:id="40" w:date="2025-09-30T18:30:20Z"/>
              <w:sdt>
                <w:sdtPr>
                  <w:id w:val="-782919388"/>
                  <w:tag w:val="goog_rdk_290"/>
                </w:sdtPr>
                <w:sdtContent>
                  <w:ins w:author="Agustina Varona" w:id="40" w:date="2025-09-30T18:30:20Z">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5.3. </w:t>
                    </w:r>
                  </w:ins>
                </w:sdtContent>
              </w:sdt>
              <w:ins w:author="Agustina Varona" w:id="40" w:date="2025-09-30T18:30:20Z">
                <w:sdt>
                  <w:sdtPr>
                    <w:id w:val="1408140877"/>
                    <w:tag w:val="goog_rdk_291"/>
                  </w:sdtPr>
                  <w:sdtContent>
                    <w:r w:rsidDel="00000000" w:rsidR="00000000" w:rsidRPr="00000000">
                      <w:rPr>
                        <w:rFonts w:ascii="Arial Narrow" w:cs="Arial Narrow" w:eastAsia="Arial Narrow" w:hAnsi="Arial Narrow"/>
                        <w:b w:val="1"/>
                        <w:rtl w:val="0"/>
                        <w:rPrChange w:author="Agustina Varona" w:id="41" w:date="2025-09-30T18:30:20Z">
                          <w:rPr>
                            <w:rFonts w:ascii="Arial Narrow" w:cs="Arial Narrow" w:eastAsia="Arial Narrow" w:hAnsi="Arial Narrow"/>
                            <w:b w:val="1"/>
                          </w:rPr>
                        </w:rPrChange>
                      </w:rPr>
                      <w:t xml:space="preserve"> Imposibilidad de reprogramar. Suspensión sobreviniente.</w:t>
                    </w:r>
                  </w:sdtContent>
                </w:sdt>
                <w:sdt>
                  <w:sdtPr>
                    <w:id w:val="307553209"/>
                    <w:tag w:val="goog_rdk_292"/>
                  </w:sdtPr>
                  <w:sdtContent>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 Si no fuera posible acordar una nueva fecha dentro de dicho plazo, o bien si la suspensión se tornare sobreviniente dentro de las 48 horas hábiles previas a la realización del show, el contrato se considerará resuelto. Si la causa de suspensión es imputable al Prestador, </w:t>
                    </w:r>
                  </w:sdtContent>
                </w:sdt>
                <w:sdt>
                  <w:sdtPr>
                    <w:id w:val="-1017859097"/>
                    <w:tag w:val="goog_rdk_293"/>
                  </w:sdtPr>
                  <w:sdtContent>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éste</w:t>
                    </w:r>
                  </w:sdtContent>
                </w:sdt>
                <w:sdt>
                  <w:sdtPr>
                    <w:id w:val="1058325144"/>
                    <w:tag w:val="goog_rdk_294"/>
                  </w:sdtPr>
                  <w:sdtContent>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 no tendrá derecho a percibir suma alguna por la actuación cancelada, y deberá abonar al Comitente la suma equivalente a los gastos efectivamente erogados y comprobados por el Comitente en relación al evento en cuestión. Ello, sin perjuicio de los daños y perjuicios ocasionados que pudiere el Comitente reclamar.</w:t>
                    </w:r>
                  </w:sdtContent>
                </w:sdt>
              </w:ins>
            </w:sdtContent>
          </w:sdt>
        </w:p>
      </w:sdtContent>
    </w:sdt>
    <w:sdt>
      <w:sdtPr>
        <w:id w:val="1250565096"/>
        <w:tag w:val="goog_rdk_298"/>
      </w:sdtPr>
      <w:sdtContent>
        <w:p w:rsidR="00000000" w:rsidDel="00000000" w:rsidP="00000000" w:rsidRDefault="00000000" w:rsidRPr="00000000" w14:paraId="00000049">
          <w:pPr>
            <w:spacing w:after="0" w:line="360" w:lineRule="auto"/>
            <w:jc w:val="both"/>
            <w:rPr>
              <w:ins w:author="Agustina Varona" w:id="40" w:date="2025-09-30T18:30:20Z"/>
              <w:rFonts w:ascii="Arial Narrow" w:cs="Arial Narrow" w:eastAsia="Arial Narrow" w:hAnsi="Arial Narrow"/>
              <w:rPrChange w:author="Agustina Varona" w:id="41" w:date="2025-09-30T18:30:20Z">
                <w:rPr>
                  <w:rFonts w:ascii="Arial Narrow" w:cs="Arial Narrow" w:eastAsia="Arial Narrow" w:hAnsi="Arial Narrow"/>
                </w:rPr>
              </w:rPrChange>
            </w:rPr>
          </w:pPr>
          <w:sdt>
            <w:sdtPr>
              <w:id w:val="-806978689"/>
              <w:tag w:val="goog_rdk_296"/>
            </w:sdtPr>
            <w:sdtContent>
              <w:ins w:author="Agustina Varona" w:id="40" w:date="2025-09-30T18:30:20Z"/>
              <w:sdt>
                <w:sdtPr>
                  <w:id w:val="-1916285246"/>
                  <w:tag w:val="goog_rdk_297"/>
                </w:sdtPr>
                <w:sdtContent>
                  <w:ins w:author="Agustina Varona" w:id="40" w:date="2025-09-30T18:30:20Z">
                    <w:r w:rsidDel="00000000" w:rsidR="00000000" w:rsidRPr="00000000">
                      <w:rPr>
                        <w:rtl w:val="0"/>
                      </w:rPr>
                    </w:r>
                  </w:ins>
                </w:sdtContent>
              </w:sdt>
              <w:ins w:author="Agustina Varona" w:id="40" w:date="2025-09-30T18:30:20Z"/>
            </w:sdtContent>
          </w:sdt>
        </w:p>
      </w:sdtContent>
    </w:sdt>
    <w:sdt>
      <w:sdtPr>
        <w:id w:val="705759170"/>
        <w:tag w:val="goog_rdk_303"/>
      </w:sdtPr>
      <w:sdtContent>
        <w:p w:rsidR="00000000" w:rsidDel="00000000" w:rsidP="00000000" w:rsidRDefault="00000000" w:rsidRPr="00000000" w14:paraId="0000004A">
          <w:pPr>
            <w:spacing w:after="0" w:line="360" w:lineRule="auto"/>
            <w:jc w:val="both"/>
            <w:rPr>
              <w:ins w:author="Agustina Varona" w:id="40" w:date="2025-09-30T18:30:20Z"/>
              <w:rFonts w:ascii="Arial Narrow" w:cs="Arial Narrow" w:eastAsia="Arial Narrow" w:hAnsi="Arial Narrow"/>
            </w:rPr>
          </w:pPr>
          <w:sdt>
            <w:sdtPr>
              <w:id w:val="-1094416833"/>
              <w:tag w:val="goog_rdk_299"/>
            </w:sdtPr>
            <w:sdtContent>
              <w:ins w:author="Agustina Varona" w:id="40" w:date="2025-09-30T18:30:20Z"/>
              <w:sdt>
                <w:sdtPr>
                  <w:id w:val="1448986977"/>
                  <w:tag w:val="goog_rdk_300"/>
                </w:sdtPr>
                <w:sdtContent>
                  <w:ins w:author="Agustina Varona" w:id="40" w:date="2025-09-30T18:30:20Z">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 5.4. </w:t>
                    </w:r>
                  </w:ins>
                </w:sdtContent>
              </w:sdt>
              <w:ins w:author="Agustina Varona" w:id="40" w:date="2025-09-30T18:30:20Z">
                <w:sdt>
                  <w:sdtPr>
                    <w:id w:val="-487445035"/>
                    <w:tag w:val="goog_rdk_301"/>
                  </w:sdtPr>
                  <w:sdtContent>
                    <w:r w:rsidDel="00000000" w:rsidR="00000000" w:rsidRPr="00000000">
                      <w:rPr>
                        <w:rFonts w:ascii="Arial Narrow" w:cs="Arial Narrow" w:eastAsia="Arial Narrow" w:hAnsi="Arial Narrow"/>
                        <w:b w:val="1"/>
                        <w:rtl w:val="0"/>
                        <w:rPrChange w:author="Agustina Varona" w:id="41" w:date="2025-09-30T18:30:20Z">
                          <w:rPr>
                            <w:rFonts w:ascii="Arial Narrow" w:cs="Arial Narrow" w:eastAsia="Arial Narrow" w:hAnsi="Arial Narrow"/>
                            <w:b w:val="1"/>
                          </w:rPr>
                        </w:rPrChange>
                      </w:rPr>
                      <w:t xml:space="preserve">Cancelación por salud o fuerza mayor del Prestador.</w:t>
                    </w:r>
                  </w:sdtContent>
                </w:sdt>
                <w:sdt>
                  <w:sdtPr>
                    <w:id w:val="1418592074"/>
                    <w:tag w:val="goog_rdk_302"/>
                  </w:sdtPr>
                  <w:sdtContent>
                    <w:r w:rsidDel="00000000" w:rsidR="00000000" w:rsidRPr="00000000">
                      <w:rPr>
                        <w:rFonts w:ascii="Arial Narrow" w:cs="Arial Narrow" w:eastAsia="Arial Narrow" w:hAnsi="Arial Narrow"/>
                        <w:rtl w:val="0"/>
                        <w:rPrChange w:author="Agustina Varona" w:id="41" w:date="2025-09-30T18:30:20Z">
                          <w:rPr>
                            <w:rFonts w:ascii="Arial Narrow" w:cs="Arial Narrow" w:eastAsia="Arial Narrow" w:hAnsi="Arial Narrow"/>
                          </w:rPr>
                        </w:rPrChange>
                      </w:rPr>
                      <w:t xml:space="preserve"> El Prestador podrá cancelar o posponer el Show en caso de enfermedad, incapacidad física o causa de fuerza mayor debidamente acreditada. En tal supuesto, el Prestador se obliga a notificar al Comitente con una antelación no menor a cuarenta y ocho (48) horas hábiles y dentro de los cinco (5) días siguientes deberá: (i) proponer una nueva fecha de común acuerdo para dentro de los próximos treinta días de la fecha suspendida, o (ii) en caso de no ser posible, no tendrá derecho a percibir suma alguna por la actuación cancelada y deberá abonar al Comitente la suma equivalente a los gastos efectivamente erogados y comprobados por el Comitente en relación al evento en cuestión.</w:t>
                    </w:r>
                  </w:sdtContent>
                </w:sdt>
                <w:r w:rsidDel="00000000" w:rsidR="00000000" w:rsidRPr="00000000">
                  <w:rPr>
                    <w:rtl w:val="0"/>
                  </w:rPr>
                </w:r>
              </w:ins>
            </w:sdtContent>
          </w:sdt>
        </w:p>
      </w:sdtContent>
    </w:sdt>
    <w:sdt>
      <w:sdtPr>
        <w:id w:val="-1063119388"/>
        <w:tag w:val="goog_rdk_306"/>
      </w:sdtPr>
      <w:sdtContent>
        <w:p w:rsidR="00000000" w:rsidDel="00000000" w:rsidP="00000000" w:rsidRDefault="00000000" w:rsidRPr="00000000" w14:paraId="0000004B">
          <w:pPr>
            <w:spacing w:after="0" w:line="360" w:lineRule="auto"/>
            <w:jc w:val="both"/>
            <w:rPr>
              <w:del w:author="Agustina Varona" w:id="40" w:date="2025-09-30T18:30:20Z"/>
              <w:rFonts w:ascii="Arial Narrow" w:cs="Arial Narrow" w:eastAsia="Arial Narrow" w:hAnsi="Arial Narrow"/>
            </w:rPr>
          </w:pPr>
          <w:sdt>
            <w:sdtPr>
              <w:id w:val="1409051058"/>
              <w:tag w:val="goog_rdk_305"/>
            </w:sdtPr>
            <w:sdtContent>
              <w:del w:author="Agustina Varona" w:id="40" w:date="2025-09-30T18:30:20Z">
                <w:r w:rsidDel="00000000" w:rsidR="00000000" w:rsidRPr="00000000">
                  <w:rPr>
                    <w:rFonts w:ascii="Arial Narrow" w:cs="Arial Narrow" w:eastAsia="Arial Narrow" w:hAnsi="Arial Narrow"/>
                    <w:rtl w:val="0"/>
                  </w:rPr>
                  <w:delText xml:space="preserve">La suspensión de las actuaciones deberá ser comunicada con no menos de 48 horas de anticipación. El COMITENTE, en los casos de fuerza mayor no abonará la suma pactada en la cláusula segunda. Asimismo el COMITENTE se obliga, para tal eventualidad, a fijar una nueva fecha para la ejecución de la actuación del PRESTADOR dentro de los próximos treinta días de la fecha suspendida. </w:delText>
                </w:r>
              </w:del>
            </w:sdtContent>
          </w:sdt>
        </w:p>
      </w:sdtContent>
    </w:sdt>
    <w:p w:rsidR="00000000" w:rsidDel="00000000" w:rsidP="00000000" w:rsidRDefault="00000000" w:rsidRPr="00000000" w14:paraId="0000004C">
      <w:pPr>
        <w:spacing w:after="0" w:line="360" w:lineRule="auto"/>
        <w:jc w:val="both"/>
        <w:rPr>
          <w:rFonts w:ascii="Arial Narrow" w:cs="Arial Narrow" w:eastAsia="Arial Narrow" w:hAnsi="Arial Narrow"/>
        </w:rPr>
      </w:pPr>
      <w:r w:rsidDel="00000000" w:rsidR="00000000" w:rsidRPr="00000000">
        <w:rPr>
          <w:rtl w:val="0"/>
        </w:rPr>
      </w:r>
    </w:p>
    <w:sdt>
      <w:sdtPr>
        <w:id w:val="-1972878817"/>
        <w:tag w:val="goog_rdk_308"/>
      </w:sdtPr>
      <w:sdtContent>
        <w:p w:rsidR="00000000" w:rsidDel="00000000" w:rsidP="00000000" w:rsidRDefault="00000000" w:rsidRPr="00000000" w14:paraId="0000004D">
          <w:pPr>
            <w:spacing w:after="0" w:line="360" w:lineRule="auto"/>
            <w:jc w:val="both"/>
            <w:rPr>
              <w:ins w:author="Agustina Varona" w:id="42" w:date="2025-09-30T18:42:04Z"/>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SEXTA:</w:t>
          </w:r>
          <w:r w:rsidDel="00000000" w:rsidR="00000000" w:rsidRPr="00000000">
            <w:rPr>
              <w:rFonts w:ascii="Arial Narrow" w:cs="Arial Narrow" w:eastAsia="Arial Narrow" w:hAnsi="Arial Narrow"/>
              <w:rtl w:val="0"/>
            </w:rPr>
            <w:t xml:space="preserve"> </w:t>
          </w:r>
          <w:sdt>
            <w:sdtPr>
              <w:id w:val="-940704174"/>
              <w:tag w:val="goog_rdk_307"/>
            </w:sdtPr>
            <w:sdtContent>
              <w:ins w:author="Agustina Varona" w:id="42" w:date="2025-09-30T18:42:04Z">
                <w:r w:rsidDel="00000000" w:rsidR="00000000" w:rsidRPr="00000000">
                  <w:rPr>
                    <w:rtl w:val="0"/>
                  </w:rPr>
                </w:r>
              </w:ins>
            </w:sdtContent>
          </w:sdt>
        </w:p>
      </w:sdtContent>
    </w:sdt>
    <w:sdt>
      <w:sdtPr>
        <w:id w:val="-1404343198"/>
        <w:tag w:val="goog_rdk_311"/>
      </w:sdtPr>
      <w:sdtContent>
        <w:p w:rsidR="00000000" w:rsidDel="00000000" w:rsidP="00000000" w:rsidRDefault="00000000" w:rsidRPr="00000000" w14:paraId="0000004E">
          <w:pPr>
            <w:spacing w:after="0" w:line="360" w:lineRule="auto"/>
            <w:jc w:val="both"/>
            <w:rPr>
              <w:ins w:author="Agustina Varona" w:id="43" w:date="2025-09-30T18:42:01Z"/>
              <w:rFonts w:ascii="Arial Narrow" w:cs="Arial Narrow" w:eastAsia="Arial Narrow" w:hAnsi="Arial Narrow"/>
            </w:rPr>
          </w:pPr>
          <w:sdt>
            <w:sdtPr>
              <w:id w:val="-1270778472"/>
              <w:tag w:val="goog_rdk_310"/>
            </w:sdtPr>
            <w:sdtContent>
              <w:ins w:author="Agustina Varona" w:id="43" w:date="2025-09-30T18:42:01Z">
                <w:r w:rsidDel="00000000" w:rsidR="00000000" w:rsidRPr="00000000">
                  <w:rPr>
                    <w:rFonts w:ascii="Arial Narrow" w:cs="Arial Narrow" w:eastAsia="Arial Narrow" w:hAnsi="Arial Narrow"/>
                    <w:rtl w:val="0"/>
                  </w:rPr>
                  <w:t xml:space="preserve">6.1. Todas las cargas impositivas, tasas, contribuciones y aportes de cualquier naturaleza que emanen del presente Contrato serán exclusiva cuenta y cargo del Prestador, quien declara encontrarse debidamente inscripto ante la AFIP y obligado a emitir la correspondiente factura fiscal.</w:t>
                </w:r>
              </w:ins>
            </w:sdtContent>
          </w:sdt>
        </w:p>
      </w:sdtContent>
    </w:sdt>
    <w:sdt>
      <w:sdtPr>
        <w:id w:val="1365620853"/>
        <w:tag w:val="goog_rdk_313"/>
      </w:sdtPr>
      <w:sdtContent>
        <w:p w:rsidR="00000000" w:rsidDel="00000000" w:rsidP="00000000" w:rsidRDefault="00000000" w:rsidRPr="00000000" w14:paraId="0000004F">
          <w:pPr>
            <w:spacing w:after="240" w:before="240" w:line="360" w:lineRule="auto"/>
            <w:jc w:val="both"/>
            <w:rPr>
              <w:ins w:author="Agustina Varona" w:id="43" w:date="2025-09-30T18:42:01Z"/>
              <w:rFonts w:ascii="Arial Narrow" w:cs="Arial Narrow" w:eastAsia="Arial Narrow" w:hAnsi="Arial Narrow"/>
            </w:rPr>
          </w:pPr>
          <w:sdt>
            <w:sdtPr>
              <w:id w:val="58591469"/>
              <w:tag w:val="goog_rdk_312"/>
            </w:sdtPr>
            <w:sdtContent>
              <w:ins w:author="Agustina Varona" w:id="43" w:date="2025-09-30T18:42:01Z">
                <w:r w:rsidDel="00000000" w:rsidR="00000000" w:rsidRPr="00000000">
                  <w:rPr>
                    <w:rFonts w:ascii="Arial Narrow" w:cs="Arial Narrow" w:eastAsia="Arial Narrow" w:hAnsi="Arial Narrow"/>
                    <w:rtl w:val="0"/>
                  </w:rPr>
                  <w:t xml:space="preserve">6.2. El Comitente podrá practicar las retenciones impositivas que resulten legalmente aplicables, las cuales se considerarán a cuenta del pago convenido en la Cláusula Segunda.</w:t>
                </w:r>
              </w:ins>
            </w:sdtContent>
          </w:sdt>
        </w:p>
      </w:sdtContent>
    </w:sdt>
    <w:sdt>
      <w:sdtPr>
        <w:id w:val="543239768"/>
        <w:tag w:val="goog_rdk_315"/>
      </w:sdtPr>
      <w:sdtContent>
        <w:p w:rsidR="00000000" w:rsidDel="00000000" w:rsidP="00000000" w:rsidRDefault="00000000" w:rsidRPr="00000000" w14:paraId="00000050">
          <w:pPr>
            <w:spacing w:after="240" w:before="240" w:line="360" w:lineRule="auto"/>
            <w:jc w:val="both"/>
            <w:rPr>
              <w:ins w:author="Agustina Varona" w:id="43" w:date="2025-09-30T18:42:01Z"/>
              <w:rFonts w:ascii="Arial Narrow" w:cs="Arial Narrow" w:eastAsia="Arial Narrow" w:hAnsi="Arial Narrow"/>
            </w:rPr>
          </w:pPr>
          <w:sdt>
            <w:sdtPr>
              <w:id w:val="-643263366"/>
              <w:tag w:val="goog_rdk_314"/>
            </w:sdtPr>
            <w:sdtContent>
              <w:ins w:author="Agustina Varona" w:id="43" w:date="2025-09-30T18:42:01Z">
                <w:r w:rsidDel="00000000" w:rsidR="00000000" w:rsidRPr="00000000">
                  <w:rPr>
                    <w:rFonts w:ascii="Arial Narrow" w:cs="Arial Narrow" w:eastAsia="Arial Narrow" w:hAnsi="Arial Narrow"/>
                    <w:rtl w:val="0"/>
                  </w:rPr>
                  <w:t xml:space="preserve">6.3. Las Partes reconocen expresamente que el Prestador actúa como profesional independiente y que el presente contrato no genera relación laboral alguna entre las Partes, quedando excluida la aplicación de la Ley de Contrato de Trabajo.</w:t>
                </w:r>
              </w:ins>
            </w:sdtContent>
          </w:sdt>
        </w:p>
      </w:sdtContent>
    </w:sdt>
    <w:p w:rsidR="00000000" w:rsidDel="00000000" w:rsidP="00000000" w:rsidRDefault="00000000" w:rsidRPr="00000000" w14:paraId="00000051">
      <w:pPr>
        <w:spacing w:after="0" w:line="360" w:lineRule="auto"/>
        <w:jc w:val="both"/>
        <w:rPr>
          <w:rFonts w:ascii="Arial Narrow" w:cs="Arial Narrow" w:eastAsia="Arial Narrow" w:hAnsi="Arial Narrow"/>
        </w:rPr>
      </w:pPr>
      <w:sdt>
        <w:sdtPr>
          <w:id w:val="1723676376"/>
          <w:tag w:val="goog_rdk_317"/>
        </w:sdtPr>
        <w:sdtContent>
          <w:del w:author="Agustina Varona" w:id="43" w:date="2025-09-30T18:42:01Z">
            <w:r w:rsidDel="00000000" w:rsidR="00000000" w:rsidRPr="00000000">
              <w:rPr>
                <w:rFonts w:ascii="Arial Narrow" w:cs="Arial Narrow" w:eastAsia="Arial Narrow" w:hAnsi="Arial Narrow"/>
                <w:rtl w:val="0"/>
              </w:rPr>
              <w:delText xml:space="preserve">Todas las cargas impositivas, tasas y aportes de todo tipo que emanen del presente contrato de locación de servicios corren exclusivamente por cuenta del PRESTADOR. Los cuales serán descontados previo al pago dispuesto en la cláusula segunda.</w:delText>
            </w:r>
          </w:del>
        </w:sdtContent>
      </w:sdt>
      <w:r w:rsidDel="00000000" w:rsidR="00000000" w:rsidRPr="00000000">
        <w:rPr>
          <w:rtl w:val="0"/>
        </w:rPr>
      </w:r>
    </w:p>
    <w:p w:rsidR="00000000" w:rsidDel="00000000" w:rsidP="00000000" w:rsidRDefault="00000000" w:rsidRPr="00000000" w14:paraId="00000052">
      <w:pPr>
        <w:spacing w:after="0" w:line="360" w:lineRule="auto"/>
        <w:jc w:val="both"/>
        <w:rPr>
          <w:rFonts w:ascii="Arial Narrow" w:cs="Arial Narrow" w:eastAsia="Arial Narrow" w:hAnsi="Arial Narrow"/>
        </w:rPr>
      </w:pPr>
      <w:r w:rsidDel="00000000" w:rsidR="00000000" w:rsidRPr="00000000">
        <w:rPr>
          <w:rtl w:val="0"/>
        </w:rPr>
      </w:r>
    </w:p>
    <w:sdt>
      <w:sdtPr>
        <w:id w:val="-736037790"/>
        <w:tag w:val="goog_rdk_320"/>
      </w:sdtPr>
      <w:sdtContent>
        <w:p w:rsidR="00000000" w:rsidDel="00000000" w:rsidP="00000000" w:rsidRDefault="00000000" w:rsidRPr="00000000" w14:paraId="00000053">
          <w:pPr>
            <w:spacing w:after="0" w:line="360" w:lineRule="auto"/>
            <w:jc w:val="both"/>
            <w:rPr>
              <w:ins w:author="Agustina Varona" w:id="44" w:date="2025-09-30T18:42:59Z"/>
              <w:rFonts w:ascii="Arial Narrow" w:cs="Arial Narrow" w:eastAsia="Arial Narrow" w:hAnsi="Arial Narrow"/>
              <w:rPrChange w:author="Agustina Varona" w:id="45" w:date="2025-09-30T18:42:59Z">
                <w:rPr>
                  <w:rFonts w:ascii="Arial Narrow" w:cs="Arial Narrow" w:eastAsia="Arial Narrow" w:hAnsi="Arial Narrow"/>
                </w:rPr>
              </w:rPrChange>
            </w:rPr>
          </w:pPr>
          <w:r w:rsidDel="00000000" w:rsidR="00000000" w:rsidRPr="00000000">
            <w:rPr>
              <w:rFonts w:ascii="Arial Narrow" w:cs="Arial Narrow" w:eastAsia="Arial Narrow" w:hAnsi="Arial Narrow"/>
              <w:b w:val="1"/>
              <w:rtl w:val="0"/>
            </w:rPr>
            <w:t xml:space="preserve">SÉPTIMA:</w:t>
          </w:r>
          <w:sdt>
            <w:sdtPr>
              <w:id w:val="325855979"/>
              <w:tag w:val="goog_rdk_318"/>
            </w:sdtPr>
            <w:sdtContent>
              <w:ins w:author="Agustina Varona" w:id="44" w:date="2025-09-30T18:42:59Z"/>
              <w:sdt>
                <w:sdtPr>
                  <w:id w:val="-280643808"/>
                  <w:tag w:val="goog_rdk_319"/>
                </w:sdtPr>
                <w:sdtContent>
                  <w:ins w:author="Agustina Varona" w:id="44" w:date="2025-09-30T18:42:59Z">
                    <w:r w:rsidDel="00000000" w:rsidR="00000000" w:rsidRPr="00000000">
                      <w:rPr>
                        <w:rtl w:val="0"/>
                      </w:rPr>
                    </w:r>
                  </w:ins>
                </w:sdtContent>
              </w:sdt>
              <w:ins w:author="Agustina Varona" w:id="44" w:date="2025-09-30T18:42:59Z"/>
            </w:sdtContent>
          </w:sdt>
        </w:p>
      </w:sdtContent>
    </w:sdt>
    <w:sdt>
      <w:sdtPr>
        <w:id w:val="804173915"/>
        <w:tag w:val="goog_rdk_323"/>
      </w:sdtPr>
      <w:sdtContent>
        <w:p w:rsidR="00000000" w:rsidDel="00000000" w:rsidP="00000000" w:rsidRDefault="00000000" w:rsidRPr="00000000" w14:paraId="00000054">
          <w:pPr>
            <w:spacing w:after="0" w:line="360" w:lineRule="auto"/>
            <w:jc w:val="both"/>
            <w:rPr>
              <w:ins w:author="Agustina Varona" w:id="44" w:date="2025-09-30T18:42:59Z"/>
              <w:rFonts w:ascii="Arial Narrow" w:cs="Arial Narrow" w:eastAsia="Arial Narrow" w:hAnsi="Arial Narrow"/>
              <w:rPrChange w:author="Agustina Varona" w:id="45" w:date="2025-09-30T18:42:59Z">
                <w:rPr>
                  <w:rFonts w:ascii="Arial Narrow" w:cs="Arial Narrow" w:eastAsia="Arial Narrow" w:hAnsi="Arial Narrow"/>
                </w:rPr>
              </w:rPrChange>
            </w:rPr>
          </w:pPr>
          <w:sdt>
            <w:sdtPr>
              <w:id w:val="-1514520206"/>
              <w:tag w:val="goog_rdk_321"/>
            </w:sdtPr>
            <w:sdtContent>
              <w:ins w:author="Agustina Varona" w:id="44" w:date="2025-09-30T18:42:59Z"/>
              <w:sdt>
                <w:sdtPr>
                  <w:id w:val="1540563848"/>
                  <w:tag w:val="goog_rdk_322"/>
                </w:sdtPr>
                <w:sdtContent>
                  <w:ins w:author="Agustina Varona" w:id="44" w:date="2025-09-30T18:42:59Z">
                    <w:r w:rsidDel="00000000" w:rsidR="00000000" w:rsidRPr="00000000">
                      <w:rPr>
                        <w:rFonts w:ascii="Arial Narrow" w:cs="Arial Narrow" w:eastAsia="Arial Narrow" w:hAnsi="Arial Narrow"/>
                        <w:rtl w:val="0"/>
                        <w:rPrChange w:author="Agustina Varona" w:id="45" w:date="2025-09-30T18:42:59Z">
                          <w:rPr>
                            <w:rFonts w:ascii="Arial Narrow" w:cs="Arial Narrow" w:eastAsia="Arial Narrow" w:hAnsi="Arial Narrow"/>
                          </w:rPr>
                        </w:rPrChange>
                      </w:rPr>
                      <w:t xml:space="preserve">7.1. El Prestador tendrá derecho a un (1) acceso de cortesía para invitado o prensa, el cual no incluirá consumos de bebidas ni comidas, y estará sujeto a la capacidad y condiciones de la sala.</w:t>
                    </w:r>
                  </w:ins>
                </w:sdtContent>
              </w:sdt>
              <w:ins w:author="Agustina Varona" w:id="44" w:date="2025-09-30T18:42:59Z"/>
            </w:sdtContent>
          </w:sdt>
        </w:p>
      </w:sdtContent>
    </w:sdt>
    <w:sdt>
      <w:sdtPr>
        <w:id w:val="997994170"/>
        <w:tag w:val="goog_rdk_326"/>
      </w:sdtPr>
      <w:sdtContent>
        <w:p w:rsidR="00000000" w:rsidDel="00000000" w:rsidP="00000000" w:rsidRDefault="00000000" w:rsidRPr="00000000" w14:paraId="00000055">
          <w:pPr>
            <w:spacing w:after="0" w:line="360" w:lineRule="auto"/>
            <w:jc w:val="both"/>
            <w:rPr>
              <w:ins w:author="Agustina Varona" w:id="44" w:date="2025-09-30T18:42:59Z"/>
              <w:rFonts w:ascii="Arial Narrow" w:cs="Arial Narrow" w:eastAsia="Arial Narrow" w:hAnsi="Arial Narrow"/>
              <w:rPrChange w:author="Agustina Varona" w:id="45" w:date="2025-09-30T18:42:59Z">
                <w:rPr>
                  <w:rFonts w:ascii="Arial Narrow" w:cs="Arial Narrow" w:eastAsia="Arial Narrow" w:hAnsi="Arial Narrow"/>
                </w:rPr>
              </w:rPrChange>
            </w:rPr>
          </w:pPr>
          <w:sdt>
            <w:sdtPr>
              <w:id w:val="-1868727509"/>
              <w:tag w:val="goog_rdk_324"/>
            </w:sdtPr>
            <w:sdtContent>
              <w:ins w:author="Agustina Varona" w:id="44" w:date="2025-09-30T18:42:59Z"/>
              <w:sdt>
                <w:sdtPr>
                  <w:id w:val="1191765953"/>
                  <w:tag w:val="goog_rdk_325"/>
                </w:sdtPr>
                <w:sdtContent>
                  <w:ins w:author="Agustina Varona" w:id="44" w:date="2025-09-30T18:42:59Z">
                    <w:r w:rsidDel="00000000" w:rsidR="00000000" w:rsidRPr="00000000">
                      <w:rPr>
                        <w:rFonts w:ascii="Arial Narrow" w:cs="Arial Narrow" w:eastAsia="Arial Narrow" w:hAnsi="Arial Narrow"/>
                        <w:rtl w:val="0"/>
                        <w:rPrChange w:author="Agustina Varona" w:id="45" w:date="2025-09-30T18:42:59Z">
                          <w:rPr>
                            <w:rFonts w:ascii="Arial Narrow" w:cs="Arial Narrow" w:eastAsia="Arial Narrow" w:hAnsi="Arial Narrow"/>
                          </w:rPr>
                        </w:rPrChange>
                      </w:rPr>
                      <w:t xml:space="preserve">7.2. En caso de requerir accesos adicionales, el Prestador deberá solicitarlos con antelación a través del correo electrónico [lafabricaenvivo@gmail.com] o del teléfono [+54 9 11 6434 9438], medios a través de los cuales el Comitente informará la factibilidad de la solicitud.</w:t>
                    </w:r>
                  </w:ins>
                </w:sdtContent>
              </w:sdt>
              <w:ins w:author="Agustina Varona" w:id="44" w:date="2025-09-30T18:42:59Z"/>
            </w:sdtContent>
          </w:sdt>
        </w:p>
      </w:sdtContent>
    </w:sdt>
    <w:sdt>
      <w:sdtPr>
        <w:id w:val="-619083302"/>
        <w:tag w:val="goog_rdk_329"/>
      </w:sdtPr>
      <w:sdtContent>
        <w:p w:rsidR="00000000" w:rsidDel="00000000" w:rsidP="00000000" w:rsidRDefault="00000000" w:rsidRPr="00000000" w14:paraId="00000056">
          <w:pPr>
            <w:spacing w:after="0" w:line="360" w:lineRule="auto"/>
            <w:jc w:val="both"/>
            <w:rPr>
              <w:ins w:author="Agustina Varona" w:id="44" w:date="2025-09-30T18:42:59Z"/>
              <w:rFonts w:ascii="Arial Narrow" w:cs="Arial Narrow" w:eastAsia="Arial Narrow" w:hAnsi="Arial Narrow"/>
              <w:rPrChange w:author="Agustina Varona" w:id="45" w:date="2025-09-30T18:42:59Z">
                <w:rPr>
                  <w:rFonts w:ascii="Arial Narrow" w:cs="Arial Narrow" w:eastAsia="Arial Narrow" w:hAnsi="Arial Narrow"/>
                </w:rPr>
              </w:rPrChange>
            </w:rPr>
          </w:pPr>
          <w:sdt>
            <w:sdtPr>
              <w:id w:val="-2041856090"/>
              <w:tag w:val="goog_rdk_327"/>
            </w:sdtPr>
            <w:sdtContent>
              <w:ins w:author="Agustina Varona" w:id="44" w:date="2025-09-30T18:42:59Z"/>
              <w:sdt>
                <w:sdtPr>
                  <w:id w:val="-154406535"/>
                  <w:tag w:val="goog_rdk_328"/>
                </w:sdtPr>
                <w:sdtContent>
                  <w:ins w:author="Agustina Varona" w:id="44" w:date="2025-09-30T18:42:59Z">
                    <w:r w:rsidDel="00000000" w:rsidR="00000000" w:rsidRPr="00000000">
                      <w:rPr>
                        <w:rFonts w:ascii="Arial Narrow" w:cs="Arial Narrow" w:eastAsia="Arial Narrow" w:hAnsi="Arial Narrow"/>
                        <w:rtl w:val="0"/>
                        <w:rPrChange w:author="Agustina Varona" w:id="45" w:date="2025-09-30T18:42:59Z">
                          <w:rPr>
                            <w:rFonts w:ascii="Arial Narrow" w:cs="Arial Narrow" w:eastAsia="Arial Narrow" w:hAnsi="Arial Narrow"/>
                          </w:rPr>
                        </w:rPrChange>
                      </w:rPr>
                      <w:t xml:space="preserve">7.3. El Prestador deberá comunicar el nombre completo de la persona beneficiaria del acceso hasta las 18:00 horas del día de la presentación, por los mismos canales de contacto.</w:t>
                    </w:r>
                  </w:ins>
                </w:sdtContent>
              </w:sdt>
              <w:ins w:author="Agustina Varona" w:id="44" w:date="2025-09-30T18:42:59Z"/>
            </w:sdtContent>
          </w:sdt>
        </w:p>
      </w:sdtContent>
    </w:sdt>
    <w:sdt>
      <w:sdtPr>
        <w:id w:val="-896296045"/>
        <w:tag w:val="goog_rdk_332"/>
      </w:sdtPr>
      <w:sdtContent>
        <w:p w:rsidR="00000000" w:rsidDel="00000000" w:rsidP="00000000" w:rsidRDefault="00000000" w:rsidRPr="00000000" w14:paraId="00000057">
          <w:pPr>
            <w:spacing w:after="0" w:line="360" w:lineRule="auto"/>
            <w:jc w:val="both"/>
            <w:rPr>
              <w:del w:author="Agustina Varona" w:id="46" w:date="2025-09-30T18:42:58Z"/>
              <w:rFonts w:ascii="Arial Narrow" w:cs="Arial Narrow" w:eastAsia="Arial Narrow" w:hAnsi="Arial Narrow"/>
            </w:rPr>
          </w:pPr>
          <w:sdt>
            <w:sdtPr>
              <w:id w:val="1246516861"/>
              <w:tag w:val="goog_rdk_331"/>
            </w:sdtPr>
            <w:sdtContent>
              <w:del w:author="Agustina Varona" w:id="46" w:date="2025-09-30T18:42:58Z">
                <w:r w:rsidDel="00000000" w:rsidR="00000000" w:rsidRPr="00000000">
                  <w:rPr>
                    <w:rFonts w:ascii="Arial Narrow" w:cs="Arial Narrow" w:eastAsia="Arial Narrow" w:hAnsi="Arial Narrow"/>
                    <w:rtl w:val="0"/>
                  </w:rPr>
                  <w:delText xml:space="preserve"> El PRESTADOR, tendrá únicamente 1 acceso de cortesía para invitados/ prensa, la cual no incluye bebida ni comida. Sujeto a las ventas/capacidad de la sala. De solicitar más accesos serán coordinados via el correo electrónico lafabricaenvivo@gmail.com o el telefono +5491164349438, medio a través del cual se informará la factibilidad de la solicitud. El artista deberá enviar el nombre de la persona beneficiaria del acceso al teléfono +5491164349438 o al correo </w:delText>
                </w:r>
                <w:r w:rsidDel="00000000" w:rsidR="00000000" w:rsidRPr="00000000">
                  <w:fldChar w:fldCharType="begin"/>
                </w:r>
                <w:r w:rsidDel="00000000" w:rsidR="00000000" w:rsidRPr="00000000">
                  <w:delInstrText xml:space="preserve">HYPERLINK "mailto:lafabricaenvivo@gmail.com"</w:delInstrText>
                </w:r>
                <w:r w:rsidDel="00000000" w:rsidR="00000000" w:rsidRPr="00000000">
                  <w:fldChar w:fldCharType="separate"/>
                </w:r>
                <w:r w:rsidDel="00000000" w:rsidR="00000000" w:rsidRPr="00000000">
                  <w:rPr>
                    <w:rFonts w:ascii="Arial Narrow" w:cs="Arial Narrow" w:eastAsia="Arial Narrow" w:hAnsi="Arial Narrow"/>
                    <w:color w:val="1155cc"/>
                    <w:u w:val="single"/>
                    <w:rtl w:val="0"/>
                  </w:rPr>
                  <w:delText xml:space="preserve">lafabricaenvivo@gmail.com</w:delText>
                </w:r>
                <w:r w:rsidDel="00000000" w:rsidR="00000000" w:rsidRPr="00000000">
                  <w:fldChar w:fldCharType="end"/>
                </w:r>
                <w:r w:rsidDel="00000000" w:rsidR="00000000" w:rsidRPr="00000000">
                  <w:rPr>
                    <w:rFonts w:ascii="Arial Narrow" w:cs="Arial Narrow" w:eastAsia="Arial Narrow" w:hAnsi="Arial Narrow"/>
                    <w:rtl w:val="0"/>
                  </w:rPr>
                  <w:delText xml:space="preserve"> antes de las 18 horas del día de la presentación.</w:delText>
                </w:r>
              </w:del>
            </w:sdtContent>
          </w:sdt>
        </w:p>
      </w:sdtContent>
    </w:sdt>
    <w:p w:rsidR="00000000" w:rsidDel="00000000" w:rsidP="00000000" w:rsidRDefault="00000000" w:rsidRPr="00000000" w14:paraId="00000058">
      <w:pPr>
        <w:spacing w:after="0" w:line="360" w:lineRule="auto"/>
        <w:jc w:val="both"/>
        <w:rPr>
          <w:rFonts w:ascii="Arial Narrow" w:cs="Arial Narrow" w:eastAsia="Arial Narrow" w:hAnsi="Arial Narrow"/>
        </w:rPr>
      </w:pPr>
      <w:r w:rsidDel="00000000" w:rsidR="00000000" w:rsidRPr="00000000">
        <w:rPr>
          <w:rtl w:val="0"/>
        </w:rPr>
      </w:r>
    </w:p>
    <w:sdt>
      <w:sdtPr>
        <w:id w:val="948600231"/>
        <w:tag w:val="goog_rdk_334"/>
      </w:sdtPr>
      <w:sdtContent>
        <w:p w:rsidR="00000000" w:rsidDel="00000000" w:rsidP="00000000" w:rsidRDefault="00000000" w:rsidRPr="00000000" w14:paraId="00000059">
          <w:pPr>
            <w:spacing w:after="0" w:line="360" w:lineRule="auto"/>
            <w:jc w:val="both"/>
            <w:rPr>
              <w:ins w:author="Agustina Varona" w:id="47" w:date="2025-09-30T18:48:04Z"/>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OCTAVA: </w:t>
          </w:r>
          <w:sdt>
            <w:sdtPr>
              <w:id w:val="-1596771839"/>
              <w:tag w:val="goog_rdk_333"/>
            </w:sdtPr>
            <w:sdtContent>
              <w:ins w:author="Agustina Varona" w:id="47" w:date="2025-09-30T18:48:04Z">
                <w:r w:rsidDel="00000000" w:rsidR="00000000" w:rsidRPr="00000000">
                  <w:rPr>
                    <w:rtl w:val="0"/>
                  </w:rPr>
                </w:r>
              </w:ins>
            </w:sdtContent>
          </w:sdt>
        </w:p>
      </w:sdtContent>
    </w:sdt>
    <w:sdt>
      <w:sdtPr>
        <w:id w:val="1029174777"/>
        <w:tag w:val="goog_rdk_337"/>
      </w:sdtPr>
      <w:sdtContent>
        <w:p w:rsidR="00000000" w:rsidDel="00000000" w:rsidP="00000000" w:rsidRDefault="00000000" w:rsidRPr="00000000" w14:paraId="0000005A">
          <w:pPr>
            <w:spacing w:after="0" w:line="360" w:lineRule="auto"/>
            <w:jc w:val="both"/>
            <w:rPr>
              <w:ins w:author="Agustina Varona" w:id="47" w:date="2025-09-30T18:48:04Z"/>
              <w:rFonts w:ascii="Arial Narrow" w:cs="Arial Narrow" w:eastAsia="Arial Narrow" w:hAnsi="Arial Narrow"/>
              <w:rPrChange w:author="Agustina Varona" w:id="48" w:date="2025-09-30T18:48:04Z">
                <w:rPr>
                  <w:rFonts w:ascii="Arial Narrow" w:cs="Arial Narrow" w:eastAsia="Arial Narrow" w:hAnsi="Arial Narrow"/>
                </w:rPr>
              </w:rPrChange>
            </w:rPr>
          </w:pPr>
          <w:sdt>
            <w:sdtPr>
              <w:id w:val="1852979439"/>
              <w:tag w:val="goog_rdk_335"/>
            </w:sdtPr>
            <w:sdtContent>
              <w:ins w:author="Agustina Varona" w:id="47" w:date="2025-09-30T18:48:04Z"/>
              <w:sdt>
                <w:sdtPr>
                  <w:id w:val="1058789513"/>
                  <w:tag w:val="goog_rdk_336"/>
                </w:sdtPr>
                <w:sdtContent>
                  <w:ins w:author="Agustina Varona" w:id="47" w:date="2025-09-30T18:48:04Z">
                    <w:r w:rsidDel="00000000" w:rsidR="00000000" w:rsidRPr="00000000">
                      <w:rPr>
                        <w:rFonts w:ascii="Arial Narrow" w:cs="Arial Narrow" w:eastAsia="Arial Narrow" w:hAnsi="Arial Narrow"/>
                        <w:rtl w:val="0"/>
                        <w:rPrChange w:author="Agustina Varona" w:id="48" w:date="2025-09-30T18:48:04Z">
                          <w:rPr>
                            <w:rFonts w:ascii="Arial Narrow" w:cs="Arial Narrow" w:eastAsia="Arial Narrow" w:hAnsi="Arial Narrow"/>
                          </w:rPr>
                        </w:rPrChange>
                      </w:rPr>
                      <w:t xml:space="preserve">8.1. El Comitente no será responsable por el pago de viáticos, traslados, hospedaje ni ningún otro gasto adicional del Prestador, salvo acuerdo escrito en contrario. Como excepción, el Comitente pondrá a disposición del Prestador, el día de la presentación, un servicio de catering y bebidas de cortesía, limitado a lo establecido en el presente contrato y en el “Rider Hospitality” correspondiente. A tales efectos, el Prestador informará con antelación suficiente cualquier restricción o preferencia alimentaria. </w:t>
                    </w:r>
                  </w:ins>
                </w:sdtContent>
              </w:sdt>
              <w:ins w:author="Agustina Varona" w:id="47" w:date="2025-09-30T18:48:04Z"/>
            </w:sdtContent>
          </w:sdt>
        </w:p>
      </w:sdtContent>
    </w:sdt>
    <w:sdt>
      <w:sdtPr>
        <w:id w:val="392060624"/>
        <w:tag w:val="goog_rdk_344"/>
      </w:sdtPr>
      <w:sdtContent>
        <w:p w:rsidR="00000000" w:rsidDel="00000000" w:rsidP="00000000" w:rsidRDefault="00000000" w:rsidRPr="00000000" w14:paraId="0000005B">
          <w:pPr>
            <w:spacing w:after="0" w:line="360" w:lineRule="auto"/>
            <w:jc w:val="both"/>
            <w:rPr>
              <w:ins w:author="Agustina Varona" w:id="47" w:date="2025-09-30T18:48:04Z"/>
              <w:rFonts w:ascii="Arial Narrow" w:cs="Arial Narrow" w:eastAsia="Arial Narrow" w:hAnsi="Arial Narrow"/>
              <w:rPrChange w:author="Agustina Varona" w:id="48" w:date="2025-09-30T18:48:04Z">
                <w:rPr>
                  <w:rFonts w:ascii="Arial Narrow" w:cs="Arial Narrow" w:eastAsia="Arial Narrow" w:hAnsi="Arial Narrow"/>
                </w:rPr>
              </w:rPrChange>
            </w:rPr>
          </w:pPr>
          <w:sdt>
            <w:sdtPr>
              <w:id w:val="-550702656"/>
              <w:tag w:val="goog_rdk_338"/>
            </w:sdtPr>
            <w:sdtContent>
              <w:ins w:author="Agustina Varona" w:id="47" w:date="2025-09-30T18:48:04Z"/>
              <w:sdt>
                <w:sdtPr>
                  <w:id w:val="-1519951763"/>
                  <w:tag w:val="goog_rdk_339"/>
                </w:sdtPr>
                <w:sdtContent>
                  <w:ins w:author="Agustina Varona" w:id="47" w:date="2025-09-30T18:48:04Z">
                    <w:r w:rsidDel="00000000" w:rsidR="00000000" w:rsidRPr="00000000">
                      <w:rPr>
                        <w:rFonts w:ascii="Arial Narrow" w:cs="Arial Narrow" w:eastAsia="Arial Narrow" w:hAnsi="Arial Narrow"/>
                        <w:rtl w:val="0"/>
                        <w:rPrChange w:author="Agustina Varona" w:id="48" w:date="2025-09-30T18:48:04Z">
                          <w:rPr>
                            <w:rFonts w:ascii="Arial Narrow" w:cs="Arial Narrow" w:eastAsia="Arial Narrow" w:hAnsi="Arial Narrow"/>
                          </w:rPr>
                        </w:rPrChange>
                      </w:rPr>
                      <w:t xml:space="preserve">8.2. El acceso a camarines será exclusivo para el Prestador y hasta</w:t>
                    </w:r>
                  </w:ins>
                </w:sdtContent>
              </w:sdt>
              <w:ins w:author="Agustina Varona" w:id="47" w:date="2025-09-30T18:48:04Z">
                <w:sdt>
                  <w:sdtPr>
                    <w:id w:val="1098512954"/>
                    <w:tag w:val="goog_rdk_340"/>
                  </w:sdtPr>
                  <w:sdtContent>
                    <w:r w:rsidDel="00000000" w:rsidR="00000000" w:rsidRPr="00000000">
                      <w:rPr>
                        <w:rFonts w:ascii="Arial Narrow" w:cs="Arial Narrow" w:eastAsia="Arial Narrow" w:hAnsi="Arial Narrow"/>
                        <w:color w:val="ff0000"/>
                        <w:rtl w:val="0"/>
                        <w:rPrChange w:author="Agustina Varona" w:id="48" w:date="2025-09-30T18:48:04Z">
                          <w:rPr>
                            <w:rFonts w:ascii="Arial Narrow" w:cs="Arial Narrow" w:eastAsia="Arial Narrow" w:hAnsi="Arial Narrow"/>
                          </w:rPr>
                        </w:rPrChange>
                      </w:rPr>
                      <w:t xml:space="preserve"> (</w:t>
                    </w:r>
                  </w:sdtContent>
                </w:sdt>
                <w:sdt>
                  <w:sdtPr>
                    <w:id w:val="503845909"/>
                    <w:tag w:val="goog_rdk_341"/>
                  </w:sdtPr>
                  <w:sdtContent>
                    <w:r w:rsidDel="00000000" w:rsidR="00000000" w:rsidRPr="00000000">
                      <w:rPr>
                        <w:rFonts w:ascii="Arial Narrow" w:cs="Arial Narrow" w:eastAsia="Arial Narrow" w:hAnsi="Arial Narrow"/>
                        <w:color w:val="ff0000"/>
                        <w:rtl w:val="0"/>
                        <w:rPrChange w:author="Agustina Varona" w:id="48" w:date="2025-09-30T18:48:04Z">
                          <w:rPr>
                            <w:rFonts w:ascii="Arial Narrow" w:cs="Arial Narrow" w:eastAsia="Arial Narrow" w:hAnsi="Arial Narrow"/>
                          </w:rPr>
                        </w:rPrChange>
                      </w:rPr>
                      <w:t xml:space="preserve">número</w:t>
                    </w:r>
                  </w:sdtContent>
                </w:sdt>
                <w:sdt>
                  <w:sdtPr>
                    <w:id w:val="-120580080"/>
                    <w:tag w:val="goog_rdk_342"/>
                  </w:sdtPr>
                  <w:sdtContent>
                    <w:r w:rsidDel="00000000" w:rsidR="00000000" w:rsidRPr="00000000">
                      <w:rPr>
                        <w:rFonts w:ascii="Arial Narrow" w:cs="Arial Narrow" w:eastAsia="Arial Narrow" w:hAnsi="Arial Narrow"/>
                        <w:color w:val="ff0000"/>
                        <w:rtl w:val="0"/>
                        <w:rPrChange w:author="Agustina Varona" w:id="48" w:date="2025-09-30T18:48:04Z">
                          <w:rPr>
                            <w:rFonts w:ascii="Arial Narrow" w:cs="Arial Narrow" w:eastAsia="Arial Narrow" w:hAnsi="Arial Narrow"/>
                          </w:rPr>
                        </w:rPrChange>
                      </w:rPr>
                      <w:t xml:space="preserve">) (_) </w:t>
                    </w:r>
                  </w:sdtContent>
                </w:sdt>
                <w:sdt>
                  <w:sdtPr>
                    <w:id w:val="181274885"/>
                    <w:tag w:val="goog_rdk_343"/>
                  </w:sdtPr>
                  <w:sdtContent>
                    <w:r w:rsidDel="00000000" w:rsidR="00000000" w:rsidRPr="00000000">
                      <w:rPr>
                        <w:rFonts w:ascii="Arial Narrow" w:cs="Arial Narrow" w:eastAsia="Arial Narrow" w:hAnsi="Arial Narrow"/>
                        <w:rtl w:val="0"/>
                        <w:rPrChange w:author="Agustina Varona" w:id="48" w:date="2025-09-30T18:48:04Z">
                          <w:rPr>
                            <w:rFonts w:ascii="Arial Narrow" w:cs="Arial Narrow" w:eastAsia="Arial Narrow" w:hAnsi="Arial Narrow"/>
                          </w:rPr>
                        </w:rPrChange>
                      </w:rPr>
                      <w:t xml:space="preserve">colaboradores que este determine. El Comitente se reserva el derecho de admisión y permanencia en camarines por razones de seguridad o capacidad.</w:t>
                    </w:r>
                  </w:sdtContent>
                </w:sdt>
              </w:ins>
            </w:sdtContent>
          </w:sdt>
        </w:p>
      </w:sdtContent>
    </w:sdt>
    <w:sdt>
      <w:sdtPr>
        <w:id w:val="-30781949"/>
        <w:tag w:val="goog_rdk_349"/>
      </w:sdtPr>
      <w:sdtContent>
        <w:p w:rsidR="00000000" w:rsidDel="00000000" w:rsidP="00000000" w:rsidRDefault="00000000" w:rsidRPr="00000000" w14:paraId="0000005C">
          <w:pPr>
            <w:spacing w:after="0" w:line="360" w:lineRule="auto"/>
            <w:jc w:val="both"/>
            <w:rPr>
              <w:ins w:author="Agustina Varona" w:id="47" w:date="2025-09-30T18:48:04Z"/>
              <w:rFonts w:ascii="Arial Narrow" w:cs="Arial Narrow" w:eastAsia="Arial Narrow" w:hAnsi="Arial Narrow"/>
              <w:rPrChange w:author="Agustina Varona" w:id="48" w:date="2025-09-30T18:48:04Z">
                <w:rPr>
                  <w:rFonts w:ascii="Arial Narrow" w:cs="Arial Narrow" w:eastAsia="Arial Narrow" w:hAnsi="Arial Narrow"/>
                </w:rPr>
              </w:rPrChange>
            </w:rPr>
          </w:pPr>
          <w:sdt>
            <w:sdtPr>
              <w:id w:val="1321997600"/>
              <w:tag w:val="goog_rdk_345"/>
            </w:sdtPr>
            <w:sdtContent>
              <w:ins w:author="Agustina Varona" w:id="47" w:date="2025-09-30T18:48:04Z"/>
              <w:sdt>
                <w:sdtPr>
                  <w:id w:val="-958127899"/>
                  <w:tag w:val="goog_rdk_346"/>
                </w:sdtPr>
                <w:sdtContent>
                  <w:ins w:author="Agustina Varona" w:id="47" w:date="2025-09-30T18:48:04Z">
                    <w:r w:rsidDel="00000000" w:rsidR="00000000" w:rsidRPr="00000000">
                      <w:rPr>
                        <w:rFonts w:ascii="Arial Narrow" w:cs="Arial Narrow" w:eastAsia="Arial Narrow" w:hAnsi="Arial Narrow"/>
                        <w:rtl w:val="0"/>
                        <w:rPrChange w:author="Agustina Varona" w:id="48" w:date="2025-09-30T18:48:04Z">
                          <w:rPr>
                            <w:rFonts w:ascii="Arial Narrow" w:cs="Arial Narrow" w:eastAsia="Arial Narrow" w:hAnsi="Arial Narrow"/>
                          </w:rPr>
                        </w:rPrChange>
                      </w:rPr>
                      <w:t xml:space="preserve">8.3. El Prestador declara conocer y aceptar el contenido del documento denominado “Rider Hospitality”, que se incorpora com</w:t>
                    </w:r>
                  </w:ins>
                </w:sdtContent>
              </w:sdt>
              <w:ins w:author="Agustina Varona" w:id="47" w:date="2025-09-30T18:48:04Z">
                <w:sdt>
                  <w:sdtPr>
                    <w:id w:val="1889686262"/>
                    <w:tag w:val="goog_rdk_347"/>
                  </w:sdtPr>
                  <w:sdtContent>
                    <w:r w:rsidDel="00000000" w:rsidR="00000000" w:rsidRPr="00000000">
                      <w:rPr>
                        <w:rFonts w:ascii="Arial Narrow" w:cs="Arial Narrow" w:eastAsia="Arial Narrow" w:hAnsi="Arial Narrow"/>
                        <w:rtl w:val="0"/>
                        <w:rPrChange w:author="Agustina Varona" w:id="48" w:date="2025-09-30T18:48:04Z">
                          <w:rPr>
                            <w:rFonts w:ascii="Arial Narrow" w:cs="Arial Narrow" w:eastAsia="Arial Narrow" w:hAnsi="Arial Narrow"/>
                          </w:rPr>
                        </w:rPrChange>
                      </w:rPr>
                      <w:t xml:space="preserve">o Anexo B al</w:t>
                    </w:r>
                  </w:sdtContent>
                </w:sdt>
                <w:sdt>
                  <w:sdtPr>
                    <w:id w:val="1769526754"/>
                    <w:tag w:val="goog_rdk_348"/>
                  </w:sdtPr>
                  <w:sdtContent>
                    <w:r w:rsidDel="00000000" w:rsidR="00000000" w:rsidRPr="00000000">
                      <w:rPr>
                        <w:rFonts w:ascii="Arial Narrow" w:cs="Arial Narrow" w:eastAsia="Arial Narrow" w:hAnsi="Arial Narrow"/>
                        <w:rtl w:val="0"/>
                        <w:rPrChange w:author="Agustina Varona" w:id="48" w:date="2025-09-30T18:48:04Z">
                          <w:rPr>
                            <w:rFonts w:ascii="Arial Narrow" w:cs="Arial Narrow" w:eastAsia="Arial Narrow" w:hAnsi="Arial Narrow"/>
                          </w:rPr>
                        </w:rPrChange>
                      </w:rPr>
                      <w:t xml:space="preserve"> presente Contrato. En caso de discrepancia entre lo estipulado en dicho Rider y lo previsto en este contrato, prevalecerán las disposiciones contractuales.</w:t>
                    </w:r>
                  </w:sdtContent>
                </w:sdt>
              </w:ins>
            </w:sdtContent>
          </w:sdt>
        </w:p>
      </w:sdtContent>
    </w:sdt>
    <w:p w:rsidR="00000000" w:rsidDel="00000000" w:rsidP="00000000" w:rsidRDefault="00000000" w:rsidRPr="00000000" w14:paraId="0000005D">
      <w:pPr>
        <w:spacing w:after="0" w:line="360" w:lineRule="auto"/>
        <w:jc w:val="both"/>
        <w:rPr>
          <w:rFonts w:ascii="Arial Narrow" w:cs="Arial Narrow" w:eastAsia="Arial Narrow" w:hAnsi="Arial Narrow"/>
        </w:rPr>
      </w:pPr>
      <w:sdt>
        <w:sdtPr>
          <w:id w:val="-991271657"/>
          <w:tag w:val="goog_rdk_351"/>
        </w:sdtPr>
        <w:sdtContent>
          <w:del w:author="Agustina Varona" w:id="47" w:date="2025-09-30T18:48:04Z">
            <w:r w:rsidDel="00000000" w:rsidR="00000000" w:rsidRPr="00000000">
              <w:rPr>
                <w:rFonts w:ascii="Arial Narrow" w:cs="Arial Narrow" w:eastAsia="Arial Narrow" w:hAnsi="Arial Narrow"/>
                <w:rtl w:val="0"/>
              </w:rPr>
              <w:delText xml:space="preserve">El COMITENTE, no es responsable por el pago de ningún tipo de viático al PRESTADOR. Como excepción, le brindará un servicio de catering y bebidas el día de la presentación. El acceso a camarines es exclusivo para el PRESTADOR y un número limitado de colaboradores. El COMITENTE se reserva el derecho de admisión y permanencia en camarines. Se solicita determinar a continuación en la presente cláusula si conlleva algún tipo de restricción o preferencia alimentaria y de bebidas. La presente cláusula se complementa con el “Rider Hospitality”  el cual el PRESTADOR declara conocer y aceptar. </w:delText>
            </w:r>
          </w:del>
        </w:sdtContent>
      </w:sdt>
      <w:r w:rsidDel="00000000" w:rsidR="00000000" w:rsidRPr="00000000">
        <w:rPr>
          <w:rtl w:val="0"/>
        </w:rPr>
      </w:r>
    </w:p>
    <w:p w:rsidR="00000000" w:rsidDel="00000000" w:rsidP="00000000" w:rsidRDefault="00000000" w:rsidRPr="00000000" w14:paraId="0000005E">
      <w:pPr>
        <w:spacing w:after="0" w:line="360" w:lineRule="auto"/>
        <w:jc w:val="both"/>
        <w:rPr>
          <w:rFonts w:ascii="Arial Narrow" w:cs="Arial Narrow" w:eastAsia="Arial Narrow" w:hAnsi="Arial Narrow"/>
          <w:b w:val="1"/>
        </w:rPr>
      </w:pPr>
      <w:r w:rsidDel="00000000" w:rsidR="00000000" w:rsidRPr="00000000">
        <w:rPr>
          <w:rtl w:val="0"/>
        </w:rPr>
      </w:r>
    </w:p>
    <w:sdt>
      <w:sdtPr>
        <w:id w:val="2143903463"/>
        <w:tag w:val="goog_rdk_353"/>
      </w:sdtPr>
      <w:sdtContent>
        <w:p w:rsidR="00000000" w:rsidDel="00000000" w:rsidP="00000000" w:rsidRDefault="00000000" w:rsidRPr="00000000" w14:paraId="0000005F">
          <w:pPr>
            <w:spacing w:after="0" w:line="360" w:lineRule="auto"/>
            <w:jc w:val="both"/>
            <w:rPr>
              <w:ins w:author="Agustina Varona" w:id="49" w:date="2025-09-30T18:57:47Z"/>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NOVENA: </w:t>
          </w:r>
          <w:sdt>
            <w:sdtPr>
              <w:id w:val="1402529243"/>
              <w:tag w:val="goog_rdk_352"/>
            </w:sdtPr>
            <w:sdtContent>
              <w:ins w:author="Agustina Varona" w:id="49" w:date="2025-09-30T18:57:47Z">
                <w:r w:rsidDel="00000000" w:rsidR="00000000" w:rsidRPr="00000000">
                  <w:rPr>
                    <w:rFonts w:ascii="Arial Narrow" w:cs="Arial Narrow" w:eastAsia="Arial Narrow" w:hAnsi="Arial Narrow"/>
                    <w:b w:val="1"/>
                    <w:rtl w:val="0"/>
                  </w:rPr>
                  <w:t xml:space="preserve">Indemnidad.</w:t>
                </w:r>
              </w:ins>
            </w:sdtContent>
          </w:sdt>
        </w:p>
      </w:sdtContent>
    </w:sdt>
    <w:sdt>
      <w:sdtPr>
        <w:id w:val="-1318985372"/>
        <w:tag w:val="goog_rdk_359"/>
      </w:sdtPr>
      <w:sdtContent>
        <w:p w:rsidR="00000000" w:rsidDel="00000000" w:rsidP="00000000" w:rsidRDefault="00000000" w:rsidRPr="00000000" w14:paraId="00000060">
          <w:pPr>
            <w:spacing w:after="0" w:line="360" w:lineRule="auto"/>
            <w:jc w:val="both"/>
            <w:rPr>
              <w:ins w:author="Agustina Varona" w:id="49" w:date="2025-09-30T18:57:47Z"/>
              <w:rFonts w:ascii="Arial Narrow" w:cs="Arial Narrow" w:eastAsia="Arial Narrow" w:hAnsi="Arial Narrow"/>
              <w:rPrChange w:author="Agustina Varona" w:id="50" w:date="2025-09-30T18:57:47Z">
                <w:rPr>
                  <w:rFonts w:ascii="Arial Narrow" w:cs="Arial Narrow" w:eastAsia="Arial Narrow" w:hAnsi="Arial Narrow"/>
                </w:rPr>
              </w:rPrChange>
            </w:rPr>
          </w:pPr>
          <w:sdt>
            <w:sdtPr>
              <w:id w:val="-725539401"/>
              <w:tag w:val="goog_rdk_354"/>
            </w:sdtPr>
            <w:sdtContent>
              <w:ins w:author="Agustina Varona" w:id="49" w:date="2025-09-30T18:57:47Z"/>
              <w:sdt>
                <w:sdtPr>
                  <w:id w:val="-1155437085"/>
                  <w:tag w:val="goog_rdk_355"/>
                </w:sdtPr>
                <w:sdtContent>
                  <w:ins w:author="Agustina Varona" w:id="49" w:date="2025-09-30T18:57:47Z">
                    <w:r w:rsidDel="00000000" w:rsidR="00000000" w:rsidRPr="00000000">
                      <w:rPr>
                        <w:rFonts w:ascii="Arial Narrow" w:cs="Arial Narrow" w:eastAsia="Arial Narrow" w:hAnsi="Arial Narrow"/>
                        <w:rtl w:val="0"/>
                        <w:rPrChange w:author="Agustina Varona" w:id="50" w:date="2025-09-30T18:57:47Z">
                          <w:rPr>
                            <w:rFonts w:ascii="Arial Narrow" w:cs="Arial Narrow" w:eastAsia="Arial Narrow" w:hAnsi="Arial Narrow"/>
                          </w:rPr>
                        </w:rPrChange>
                      </w:rPr>
                      <w:t xml:space="preserve">9</w:t>
                    </w:r>
                  </w:ins>
                </w:sdtContent>
              </w:sdt>
              <w:ins w:author="Agustina Varona" w:id="49" w:date="2025-09-30T18:57:47Z">
                <w:sdt>
                  <w:sdtPr>
                    <w:id w:val="238726060"/>
                    <w:tag w:val="goog_rdk_356"/>
                  </w:sdtPr>
                  <w:sdtContent>
                    <w:r w:rsidDel="00000000" w:rsidR="00000000" w:rsidRPr="00000000">
                      <w:rPr>
                        <w:rFonts w:ascii="Arial Narrow" w:cs="Arial Narrow" w:eastAsia="Arial Narrow" w:hAnsi="Arial Narrow"/>
                        <w:rtl w:val="0"/>
                        <w:rPrChange w:author="Agustina Varona" w:id="50" w:date="2025-09-30T18:57:47Z">
                          <w:rPr>
                            <w:rFonts w:ascii="Arial Narrow" w:cs="Arial Narrow" w:eastAsia="Arial Narrow" w:hAnsi="Arial Narrow"/>
                          </w:rPr>
                        </w:rPrChange>
                      </w:rPr>
                      <w:t xml:space="preserve">.1. </w:t>
                    </w:r>
                  </w:sdtContent>
                </w:sdt>
                <w:sdt>
                  <w:sdtPr>
                    <w:id w:val="1010645047"/>
                    <w:tag w:val="goog_rdk_357"/>
                  </w:sdtPr>
                  <w:sdtContent>
                    <w:r w:rsidDel="00000000" w:rsidR="00000000" w:rsidRPr="00000000">
                      <w:rPr>
                        <w:rFonts w:ascii="Arial Narrow" w:cs="Arial Narrow" w:eastAsia="Arial Narrow" w:hAnsi="Arial Narrow"/>
                        <w:rtl w:val="0"/>
                        <w:rPrChange w:author="Agustina Varona" w:id="50" w:date="2025-09-30T18:57:47Z">
                          <w:rPr>
                            <w:rFonts w:ascii="Arial Narrow" w:cs="Arial Narrow" w:eastAsia="Arial Narrow" w:hAnsi="Arial Narrow"/>
                          </w:rPr>
                        </w:rPrChange>
                      </w:rPr>
                      <w:t xml:space="preserve">El Comitente se obliga a indemnizar plenamente y a mantener indemne al Prestador, conforme a lo aquí estipulado, respecto de las obligaciones impositivas, laborales y de seguridad social vigentes que se encuentren a cargo del Comitente, como así también frente a cualquier demanda o reclamo que efectuaren empleados, dependientes, funcionarios y/o personal que se desempeñe o se hubiera desempeñado en relación de dependencia —real o aparente— con el Comitente, pretendiendo la aplicación de normas de solidaridad o equivalentes. Esta disposición regirá también respecto de los reclamos de organismos recaudadores de impuestos, tasas, contribuciones o aportes previsionales o de seguridad social, de cualquier naturaleza.</w:t>
                    </w:r>
                  </w:sdtContent>
                </w:sdt>
                <w:sdt>
                  <w:sdtPr>
                    <w:id w:val="153252467"/>
                    <w:tag w:val="goog_rdk_358"/>
                  </w:sdtPr>
                  <w:sdtContent>
                    <w:r w:rsidDel="00000000" w:rsidR="00000000" w:rsidRPr="00000000">
                      <w:rPr>
                        <w:rtl w:val="0"/>
                      </w:rPr>
                    </w:r>
                  </w:sdtContent>
                </w:sdt>
              </w:ins>
            </w:sdtContent>
          </w:sdt>
        </w:p>
      </w:sdtContent>
    </w:sdt>
    <w:sdt>
      <w:sdtPr>
        <w:id w:val="-1478525764"/>
        <w:tag w:val="goog_rdk_364"/>
      </w:sdtPr>
      <w:sdtContent>
        <w:p w:rsidR="00000000" w:rsidDel="00000000" w:rsidP="00000000" w:rsidRDefault="00000000" w:rsidRPr="00000000" w14:paraId="00000061">
          <w:pPr>
            <w:spacing w:after="0" w:line="360" w:lineRule="auto"/>
            <w:jc w:val="both"/>
            <w:rPr>
              <w:ins w:author="Agustina Varona" w:id="49" w:date="2025-09-30T18:57:47Z"/>
              <w:rFonts w:ascii="Arial Narrow" w:cs="Arial Narrow" w:eastAsia="Arial Narrow" w:hAnsi="Arial Narrow"/>
              <w:rPrChange w:author="Agustina Varona" w:id="50" w:date="2025-09-30T18:57:47Z">
                <w:rPr>
                  <w:rFonts w:ascii="Arial Narrow" w:cs="Arial Narrow" w:eastAsia="Arial Narrow" w:hAnsi="Arial Narrow"/>
                </w:rPr>
              </w:rPrChange>
            </w:rPr>
          </w:pPr>
          <w:sdt>
            <w:sdtPr>
              <w:id w:val="-1662877676"/>
              <w:tag w:val="goog_rdk_360"/>
            </w:sdtPr>
            <w:sdtContent>
              <w:ins w:author="Agustina Varona" w:id="49" w:date="2025-09-30T18:57:47Z"/>
              <w:sdt>
                <w:sdtPr>
                  <w:id w:val="-781793082"/>
                  <w:tag w:val="goog_rdk_361"/>
                </w:sdtPr>
                <w:sdtContent>
                  <w:ins w:author="Agustina Varona" w:id="49" w:date="2025-09-30T18:57:47Z">
                    <w:r w:rsidDel="00000000" w:rsidR="00000000" w:rsidRPr="00000000">
                      <w:rPr>
                        <w:rFonts w:ascii="Arial Narrow" w:cs="Arial Narrow" w:eastAsia="Arial Narrow" w:hAnsi="Arial Narrow"/>
                        <w:rtl w:val="0"/>
                        <w:rPrChange w:author="Agustina Varona" w:id="50" w:date="2025-09-30T18:57:47Z">
                          <w:rPr>
                            <w:rFonts w:ascii="Arial Narrow" w:cs="Arial Narrow" w:eastAsia="Arial Narrow" w:hAnsi="Arial Narrow"/>
                          </w:rPr>
                        </w:rPrChange>
                      </w:rPr>
                      <w:t xml:space="preserve">9.2. </w:t>
                    </w:r>
                  </w:ins>
                </w:sdtContent>
              </w:sdt>
              <w:ins w:author="Agustina Varona" w:id="49" w:date="2025-09-30T18:57:47Z">
                <w:sdt>
                  <w:sdtPr>
                    <w:id w:val="-219171759"/>
                    <w:tag w:val="goog_rdk_362"/>
                  </w:sdtPr>
                  <w:sdtContent>
                    <w:r w:rsidDel="00000000" w:rsidR="00000000" w:rsidRPr="00000000">
                      <w:rPr>
                        <w:rFonts w:ascii="Arial Narrow" w:cs="Arial Narrow" w:eastAsia="Arial Narrow" w:hAnsi="Arial Narrow"/>
                        <w:rtl w:val="0"/>
                        <w:rPrChange w:author="Agustina Varona" w:id="50" w:date="2025-09-30T18:57:47Z">
                          <w:rPr>
                            <w:rFonts w:ascii="Arial Narrow" w:cs="Arial Narrow" w:eastAsia="Arial Narrow" w:hAnsi="Arial Narrow"/>
                          </w:rPr>
                        </w:rPrChange>
                      </w:rPr>
                      <w:t xml:space="preserve">El Prestador se obliga a indemnizar plenamente y a mantener indemne al Comitente, a sus sociedades controladas o controlantes, y a sus funcionarios, directores, empleados, agentes y representantes, respecto de las obligaciones impositivas, laborales y de seguridad social vigentes que se encuentren a cargo del Prestador, como así también frente a cualquier demanda o reclamo que efectuaren empleados, dependientes, funcionarios y/o personal que se desempeñe o se hubiera desempeñado en relación de dependencia —real o aparente— con el Prestador, pretendiendo la aplicación de normas de solidaridad o equivalentes. Asimismo, el Prestador mantendrá indemne al Comitente frente a cualquier reclamo que el propio Prestador o su staff pudiere formular con motivo de honorarios, remuneraciones, viáticos o cualquier otra causa vinculada a la relación entre el Prestador y su personal. Esta disposición regirá también respecto de los reclamos de organismos recaudadores de impuestos, tasas, contribuciones o aportes previsionales o de la seguridad social, de cualquier naturaleza.</w:t>
                    </w:r>
                  </w:sdtContent>
                </w:sdt>
                <w:sdt>
                  <w:sdtPr>
                    <w:id w:val="345340999"/>
                    <w:tag w:val="goog_rdk_363"/>
                  </w:sdtPr>
                  <w:sdtContent>
                    <w:r w:rsidDel="00000000" w:rsidR="00000000" w:rsidRPr="00000000">
                      <w:rPr>
                        <w:rtl w:val="0"/>
                      </w:rPr>
                    </w:r>
                  </w:sdtContent>
                </w:sdt>
              </w:ins>
            </w:sdtContent>
          </w:sdt>
        </w:p>
      </w:sdtContent>
    </w:sdt>
    <w:sdt>
      <w:sdtPr>
        <w:id w:val="-724276342"/>
        <w:tag w:val="goog_rdk_368"/>
      </w:sdtPr>
      <w:sdtContent>
        <w:p w:rsidR="00000000" w:rsidDel="00000000" w:rsidP="00000000" w:rsidRDefault="00000000" w:rsidRPr="00000000" w14:paraId="00000062">
          <w:pPr>
            <w:spacing w:after="0" w:line="360" w:lineRule="auto"/>
            <w:jc w:val="both"/>
            <w:rPr>
              <w:ins w:author="Agustina Varona" w:id="49" w:date="2025-09-30T18:57:47Z"/>
              <w:rFonts w:ascii="Arial Narrow" w:cs="Arial Narrow" w:eastAsia="Arial Narrow" w:hAnsi="Arial Narrow"/>
              <w:rPrChange w:author="Agustina Varona" w:id="50" w:date="2025-09-30T18:57:47Z">
                <w:rPr>
                  <w:rFonts w:ascii="Arial Narrow" w:cs="Arial Narrow" w:eastAsia="Arial Narrow" w:hAnsi="Arial Narrow"/>
                </w:rPr>
              </w:rPrChange>
            </w:rPr>
          </w:pPr>
          <w:sdt>
            <w:sdtPr>
              <w:id w:val="-629283438"/>
              <w:tag w:val="goog_rdk_365"/>
            </w:sdtPr>
            <w:sdtContent>
              <w:ins w:author="Agustina Varona" w:id="49" w:date="2025-09-30T18:57:47Z"/>
              <w:sdt>
                <w:sdtPr>
                  <w:id w:val="-59987143"/>
                  <w:tag w:val="goog_rdk_366"/>
                </w:sdtPr>
                <w:sdtContent>
                  <w:ins w:author="Agustina Varona" w:id="49" w:date="2025-09-30T18:57:47Z">
                    <w:r w:rsidDel="00000000" w:rsidR="00000000" w:rsidRPr="00000000">
                      <w:rPr>
                        <w:rFonts w:ascii="Arial Narrow" w:cs="Arial Narrow" w:eastAsia="Arial Narrow" w:hAnsi="Arial Narrow"/>
                        <w:rtl w:val="0"/>
                        <w:rPrChange w:author="Agustina Varona" w:id="50" w:date="2025-09-30T18:57:47Z">
                          <w:rPr>
                            <w:rFonts w:ascii="Arial Narrow" w:cs="Arial Narrow" w:eastAsia="Arial Narrow" w:hAnsi="Arial Narrow"/>
                          </w:rPr>
                        </w:rPrChange>
                      </w:rPr>
                      <w:t xml:space="preserve">9.3. </w:t>
                    </w:r>
                  </w:ins>
                </w:sdtContent>
              </w:sdt>
              <w:ins w:author="Agustina Varona" w:id="49" w:date="2025-09-30T18:57:47Z">
                <w:sdt>
                  <w:sdtPr>
                    <w:id w:val="-1851700872"/>
                    <w:tag w:val="goog_rdk_367"/>
                  </w:sdtPr>
                  <w:sdtContent>
                    <w:r w:rsidDel="00000000" w:rsidR="00000000" w:rsidRPr="00000000">
                      <w:rPr>
                        <w:rFonts w:ascii="Arial Narrow" w:cs="Arial Narrow" w:eastAsia="Arial Narrow" w:hAnsi="Arial Narrow"/>
                        <w:rtl w:val="0"/>
                        <w:rPrChange w:author="Agustina Varona" w:id="50" w:date="2025-09-30T18:57:47Z">
                          <w:rPr>
                            <w:rFonts w:ascii="Arial Narrow" w:cs="Arial Narrow" w:eastAsia="Arial Narrow" w:hAnsi="Arial Narrow"/>
                          </w:rPr>
                        </w:rPrChange>
                      </w:rPr>
                      <w:t xml:space="preserve">Las obligaciones de indemnidad previstas en los apartados anteriores se mantendrán vigentes más allá del cumplimiento de las obligaciones principales de las Partes y de la vigencia del presente contrato, hasta el plazo de prescripción de las acciones que eventualmente pudieran corresponder a terceros o a las Partes en relación con este contrato.</w:t>
                    </w:r>
                  </w:sdtContent>
                </w:sdt>
              </w:ins>
            </w:sdtContent>
          </w:sdt>
        </w:p>
      </w:sdtContent>
    </w:sdt>
    <w:p w:rsidR="00000000" w:rsidDel="00000000" w:rsidP="00000000" w:rsidRDefault="00000000" w:rsidRPr="00000000" w14:paraId="00000063">
      <w:pPr>
        <w:spacing w:after="0" w:line="360" w:lineRule="auto"/>
        <w:jc w:val="both"/>
        <w:rPr>
          <w:rFonts w:ascii="Arial Narrow" w:cs="Arial Narrow" w:eastAsia="Arial Narrow" w:hAnsi="Arial Narrow"/>
        </w:rPr>
      </w:pPr>
      <w:sdt>
        <w:sdtPr>
          <w:id w:val="-2033785668"/>
          <w:tag w:val="goog_rdk_370"/>
        </w:sdtPr>
        <w:sdtContent>
          <w:del w:author="Agustina Varona" w:id="49" w:date="2025-09-30T18:57:47Z">
            <w:r w:rsidDel="00000000" w:rsidR="00000000" w:rsidRPr="00000000">
              <w:rPr>
                <w:rFonts w:ascii="Arial Narrow" w:cs="Arial Narrow" w:eastAsia="Arial Narrow" w:hAnsi="Arial Narrow"/>
                <w:rtl w:val="0"/>
              </w:rPr>
              <w:delText xml:space="preserve">En virtud de las causas que han dado origen a este contrato y que debido a su naturaleza no implica ningún tipo de relación laboral con el PRESTADOR, éste exime expresamente al COMITENTE de cualquier responsabilidad derivada de las disposiciones legales y demás ordenamientos en materia de trabajo y seguridad social.</w:delText>
            </w:r>
          </w:del>
        </w:sdtContent>
      </w:sdt>
      <w:r w:rsidDel="00000000" w:rsidR="00000000" w:rsidRPr="00000000">
        <w:rPr>
          <w:rtl w:val="0"/>
        </w:rPr>
      </w:r>
    </w:p>
    <w:p w:rsidR="00000000" w:rsidDel="00000000" w:rsidP="00000000" w:rsidRDefault="00000000" w:rsidRPr="00000000" w14:paraId="00000064">
      <w:pPr>
        <w:spacing w:after="0" w:line="360" w:lineRule="auto"/>
        <w:jc w:val="both"/>
        <w:rPr>
          <w:rFonts w:ascii="Arial Narrow" w:cs="Arial Narrow" w:eastAsia="Arial Narrow" w:hAnsi="Arial Narrow"/>
        </w:rPr>
      </w:pPr>
      <w:r w:rsidDel="00000000" w:rsidR="00000000" w:rsidRPr="00000000">
        <w:rPr>
          <w:rtl w:val="0"/>
        </w:rPr>
      </w:r>
    </w:p>
    <w:sdt>
      <w:sdtPr>
        <w:id w:val="-2065150087"/>
        <w:tag w:val="goog_rdk_373"/>
      </w:sdtPr>
      <w:sdtContent>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r w:rsidDel="00000000" w:rsidR="00000000" w:rsidRPr="00000000">
            <w:rPr>
              <w:rFonts w:ascii="Arial Narrow" w:cs="Arial Narrow" w:eastAsia="Arial Narrow" w:hAnsi="Arial Narrow"/>
              <w:b w:val="1"/>
              <w:rtl w:val="0"/>
            </w:rPr>
            <w:t xml:space="preserve">DÉCIMA: </w:t>
          </w:r>
          <w:sdt>
            <w:sdtPr>
              <w:id w:val="275141532"/>
              <w:tag w:val="goog_rdk_371"/>
            </w:sdtPr>
            <w:sdtContent>
              <w:ins w:author="Agustina Varona" w:id="51" w:date="2025-09-30T19:05:15Z"/>
              <w:sdt>
                <w:sdtPr>
                  <w:id w:val="-1320806272"/>
                  <w:tag w:val="goog_rdk_372"/>
                </w:sdtPr>
                <w:sdtContent>
                  <w:ins w:author="Agustina Varona" w:id="51" w:date="2025-09-30T19:05:15Z">
                    <w:r w:rsidDel="00000000" w:rsidR="00000000" w:rsidRPr="00000000">
                      <w:rPr>
                        <w:rtl w:val="0"/>
                      </w:rPr>
                    </w:r>
                  </w:ins>
                </w:sdtContent>
              </w:sdt>
              <w:ins w:author="Agustina Varona" w:id="51" w:date="2025-09-30T19:05:15Z"/>
            </w:sdtContent>
          </w:sdt>
        </w:p>
      </w:sdtContent>
    </w:sdt>
    <w:sdt>
      <w:sdtPr>
        <w:id w:val="1558014410"/>
        <w:tag w:val="goog_rdk_376"/>
      </w:sdtPr>
      <w:sdtContent>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976744673"/>
              <w:tag w:val="goog_rdk_374"/>
            </w:sdtPr>
            <w:sdtContent>
              <w:ins w:author="Agustina Varona" w:id="51" w:date="2025-09-30T19:05:15Z"/>
              <w:sdt>
                <w:sdtPr>
                  <w:id w:val="-974786480"/>
                  <w:tag w:val="goog_rdk_375"/>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10.1. Las Partes convienen que tanto ellas como sus empleados, colaboradores y dependientes deberán guardar estricta confidencialidad respecto de los términos y condiciones del presente contrato, así como también de cualquier información de la otra Parte, cualquiera sea su naturaleza, forma, soporte, escrita u oral, a la que hubieren accedido con motivo o en ocasión de la presente contratación.</w:t>
                    </w:r>
                  </w:ins>
                </w:sdtContent>
              </w:sdt>
              <w:ins w:author="Agustina Varona" w:id="51" w:date="2025-09-30T19:05:15Z"/>
            </w:sdtContent>
          </w:sdt>
        </w:p>
      </w:sdtContent>
    </w:sdt>
    <w:sdt>
      <w:sdtPr>
        <w:id w:val="898365261"/>
        <w:tag w:val="goog_rdk_379"/>
      </w:sdtPr>
      <w:sdtConten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762980741"/>
              <w:tag w:val="goog_rdk_377"/>
            </w:sdtPr>
            <w:sdtContent>
              <w:ins w:author="Agustina Varona" w:id="51" w:date="2025-09-30T19:05:15Z"/>
              <w:sdt>
                <w:sdtPr>
                  <w:id w:val="-1728864097"/>
                  <w:tag w:val="goog_rdk_378"/>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10.2. A tal efecto, cada Parte se obliga a adoptar los recaudos necesarios para que las personas bajo su dirección o control que tengan acceso a la información confidencial no la divulguen ni permitan el acceso a terceros ajenos a la relación contractual.</w:t>
                    </w:r>
                  </w:ins>
                </w:sdtContent>
              </w:sdt>
              <w:ins w:author="Agustina Varona" w:id="51" w:date="2025-09-30T19:05:15Z"/>
            </w:sdtContent>
          </w:sdt>
        </w:p>
      </w:sdtContent>
    </w:sdt>
    <w:sdt>
      <w:sdtPr>
        <w:id w:val="1024819478"/>
        <w:tag w:val="goog_rdk_384"/>
      </w:sdtPr>
      <w:sdtContent>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980514011"/>
              <w:tag w:val="goog_rdk_380"/>
            </w:sdtPr>
            <w:sdtContent>
              <w:ins w:author="Agustina Varona" w:id="51" w:date="2025-09-30T19:05:15Z"/>
              <w:sdt>
                <w:sdtPr>
                  <w:id w:val="-1242544785"/>
                  <w:tag w:val="goog_rdk_381"/>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10.3. La obligación de confidencialidad subsistirá </w:t>
                    </w:r>
                  </w:ins>
                </w:sdtContent>
              </w:sdt>
              <w:ins w:author="Agustina Varona" w:id="51" w:date="2025-09-30T19:05:15Z">
                <w:sdt>
                  <w:sdtPr>
                    <w:id w:val="-1635525423"/>
                    <w:tag w:val="goog_rdk_382"/>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aún</w:t>
                    </w:r>
                  </w:sdtContent>
                </w:sdt>
                <w:sdt>
                  <w:sdtPr>
                    <w:id w:val="99765096"/>
                    <w:tag w:val="goog_rdk_383"/>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después de cumplidas las obligaciones principales de las Partes y de la terminación del presente contrato, mientras la información no se haya tornado pública por un medio distinto al incumplimiento de este deber.</w:t>
                    </w:r>
                  </w:sdtContent>
                </w:sdt>
              </w:ins>
            </w:sdtContent>
          </w:sdt>
        </w:p>
      </w:sdtContent>
    </w:sdt>
    <w:sdt>
      <w:sdtPr>
        <w:id w:val="422109723"/>
        <w:tag w:val="goog_rdk_387"/>
      </w:sdtPr>
      <w:sdtContent>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231546753"/>
              <w:tag w:val="goog_rdk_385"/>
            </w:sdtPr>
            <w:sdtContent>
              <w:ins w:author="Agustina Varona" w:id="51" w:date="2025-09-30T19:05:15Z"/>
              <w:sdt>
                <w:sdtPr>
                  <w:id w:val="-1419163468"/>
                  <w:tag w:val="goog_rdk_386"/>
                </w:sdtPr>
                <w:sdtContent>
                  <w:ins w:author="Agustina Varona" w:id="51" w:date="2025-09-30T19:05:15Z">
                    <w:r w:rsidDel="00000000" w:rsidR="00000000" w:rsidRPr="00000000">
                      <w:rPr>
                        <w:rtl w:val="0"/>
                      </w:rPr>
                    </w:r>
                  </w:ins>
                </w:sdtContent>
              </w:sdt>
              <w:ins w:author="Agustina Varona" w:id="51" w:date="2025-09-30T19:05:15Z"/>
            </w:sdtContent>
          </w:sdt>
        </w:p>
      </w:sdtContent>
    </w:sdt>
    <w:sdt>
      <w:sdtPr>
        <w:id w:val="-1077228482"/>
        <w:tag w:val="goog_rdk_391"/>
      </w:sdtPr>
      <w:sdtContent>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b w:val="1"/>
              <w:rPrChange w:author="Agustina Varona" w:id="52" w:date="2025-09-30T19:05:15Z">
                <w:rPr>
                  <w:rFonts w:ascii="Arial Narrow" w:cs="Arial Narrow" w:eastAsia="Arial Narrow" w:hAnsi="Arial Narrow"/>
                  <w:b w:val="1"/>
                </w:rPr>
              </w:rPrChange>
            </w:rPr>
          </w:pPr>
          <w:sdt>
            <w:sdtPr>
              <w:id w:val="1316604241"/>
              <w:tag w:val="goog_rdk_388"/>
            </w:sdtPr>
            <w:sdtContent>
              <w:ins w:author="Agustina Varona" w:id="51" w:date="2025-09-30T19:05:15Z"/>
              <w:sdt>
                <w:sdtPr>
                  <w:id w:val="230141746"/>
                  <w:tag w:val="goog_rdk_389"/>
                </w:sdtPr>
                <w:sdtContent>
                  <w:ins w:author="Agustina Varona" w:id="51" w:date="2025-09-30T19:05:15Z">
                    <w:r w:rsidDel="00000000" w:rsidR="00000000" w:rsidRPr="00000000">
                      <w:rPr>
                        <w:rFonts w:ascii="Arial Narrow" w:cs="Arial Narrow" w:eastAsia="Arial Narrow" w:hAnsi="Arial Narrow"/>
                        <w:b w:val="1"/>
                        <w:rtl w:val="0"/>
                        <w:rPrChange w:author="Agustina Varona" w:id="52" w:date="2025-09-30T19:05:15Z">
                          <w:rPr>
                            <w:rFonts w:ascii="Arial Narrow" w:cs="Arial Narrow" w:eastAsia="Arial Narrow" w:hAnsi="Arial Narrow"/>
                            <w:b w:val="1"/>
                          </w:rPr>
                        </w:rPrChange>
                      </w:rPr>
                      <w:t xml:space="preserve">DÉCIMA</w:t>
                    </w:r>
                  </w:ins>
                </w:sdtContent>
              </w:sdt>
              <w:ins w:author="Agustina Varona" w:id="51" w:date="2025-09-30T19:05:15Z">
                <w:sdt>
                  <w:sdtPr>
                    <w:id w:val="1822111083"/>
                    <w:tag w:val="goog_rdk_390"/>
                  </w:sdtPr>
                  <w:sdtContent>
                    <w:r w:rsidDel="00000000" w:rsidR="00000000" w:rsidRPr="00000000">
                      <w:rPr>
                        <w:rFonts w:ascii="Arial Narrow" w:cs="Arial Narrow" w:eastAsia="Arial Narrow" w:hAnsi="Arial Narrow"/>
                        <w:b w:val="1"/>
                        <w:rtl w:val="0"/>
                        <w:rPrChange w:author="Agustina Varona" w:id="52" w:date="2025-09-30T19:05:15Z">
                          <w:rPr>
                            <w:rFonts w:ascii="Arial Narrow" w:cs="Arial Narrow" w:eastAsia="Arial Narrow" w:hAnsi="Arial Narrow"/>
                            <w:b w:val="1"/>
                          </w:rPr>
                        </w:rPrChange>
                      </w:rPr>
                      <w:t xml:space="preserve"> PRIMERA: </w:t>
                    </w:r>
                  </w:sdtContent>
                </w:sdt>
              </w:ins>
            </w:sdtContent>
          </w:sdt>
        </w:p>
      </w:sdtContent>
    </w:sdt>
    <w:sdt>
      <w:sdtPr>
        <w:id w:val="760746842"/>
        <w:tag w:val="goog_rdk_395"/>
      </w:sdtPr>
      <w:sdtContent>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680819519"/>
              <w:tag w:val="goog_rdk_392"/>
            </w:sdtPr>
            <w:sdtContent>
              <w:ins w:author="Agustina Varona" w:id="51" w:date="2025-09-30T19:05:15Z"/>
              <w:sdt>
                <w:sdtPr>
                  <w:id w:val="-637573360"/>
                  <w:tag w:val="goog_rdk_393"/>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11.1. </w:t>
                    </w:r>
                  </w:ins>
                </w:sdtContent>
              </w:sdt>
              <w:ins w:author="Agustina Varona" w:id="51" w:date="2025-09-30T19:05:15Z">
                <w:sdt>
                  <w:sdtPr>
                    <w:id w:val="-160005164"/>
                    <w:tag w:val="goog_rdk_394"/>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Esta Oferta es “intuito personae”, por lo tanto, es intransferible. No podrán ser cedidos los derechos y obligaciones por las Partes, ni total ni parcialmente.</w:t>
                    </w:r>
                  </w:sdtContent>
                </w:sdt>
              </w:ins>
            </w:sdtContent>
          </w:sdt>
        </w:p>
      </w:sdtContent>
    </w:sdt>
    <w:sdt>
      <w:sdtPr>
        <w:id w:val="598699435"/>
        <w:tag w:val="goog_rdk_401"/>
      </w:sdtPr>
      <w:sdtContent>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377597151"/>
              <w:tag w:val="goog_rdk_396"/>
            </w:sdtPr>
            <w:sdtContent>
              <w:ins w:author="Agustina Varona" w:id="51" w:date="2025-09-30T19:05:15Z"/>
              <w:sdt>
                <w:sdtPr>
                  <w:id w:val="1018853815"/>
                  <w:tag w:val="goog_rdk_397"/>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11.2. </w:t>
                    </w:r>
                  </w:ins>
                </w:sdtContent>
              </w:sdt>
              <w:ins w:author="Agustina Varona" w:id="51" w:date="2025-09-30T19:05:15Z">
                <w:sdt>
                  <w:sdtPr>
                    <w:id w:val="-60252970"/>
                    <w:tag w:val="goog_rdk_398"/>
                  </w:sdtPr>
                  <w:sdtContent>
                    <w:r w:rsidDel="00000000" w:rsidR="00000000" w:rsidRPr="00000000">
                      <w:rPr>
                        <w:rFonts w:ascii="Arial Narrow" w:cs="Arial Narrow" w:eastAsia="Arial Narrow" w:hAnsi="Arial Narrow"/>
                        <w:u w:val="single"/>
                        <w:rtl w:val="0"/>
                        <w:rPrChange w:author="Agustina Varona" w:id="52" w:date="2025-09-30T19:05:15Z">
                          <w:rPr>
                            <w:rFonts w:ascii="Arial Narrow" w:cs="Arial Narrow" w:eastAsia="Arial Narrow" w:hAnsi="Arial Narrow"/>
                          </w:rPr>
                        </w:rPrChange>
                      </w:rPr>
                      <w:t xml:space="preserve">No asociación.</w:t>
                    </w:r>
                  </w:sdtContent>
                </w:sdt>
                <w:sdt>
                  <w:sdtPr>
                    <w:id w:val="-29030452"/>
                    <w:tag w:val="goog_rdk_399"/>
                  </w:sdtPr>
                  <w:sdtContent>
                    <w:r w:rsidDel="00000000" w:rsidR="00000000" w:rsidRPr="00000000">
                      <w:rPr>
                        <w:rFonts w:ascii="Arial Narrow" w:cs="Arial Narrow" w:eastAsia="Arial Narrow" w:hAnsi="Arial Narrow"/>
                        <w:b w:val="1"/>
                        <w:rtl w:val="0"/>
                        <w:rPrChange w:author="Agustina Varona" w:id="52" w:date="2025-09-30T19:05:15Z">
                          <w:rPr>
                            <w:rFonts w:ascii="Arial Narrow" w:cs="Arial Narrow" w:eastAsia="Arial Narrow" w:hAnsi="Arial Narrow"/>
                            <w:b w:val="1"/>
                          </w:rPr>
                        </w:rPrChange>
                      </w:rPr>
                      <w:t xml:space="preserve"> </w:t>
                    </w:r>
                  </w:sdtContent>
                </w:sdt>
                <w:sdt>
                  <w:sdtPr>
                    <w:id w:val="1386040305"/>
                    <w:tag w:val="goog_rdk_400"/>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Se deja constancia que la presente Oferta no constituye asociación ni sociedad entre las Partes de ninguna especie, de forma tal que cada Parte mantiene su propio giro comercial.</w:t>
                    </w:r>
                  </w:sdtContent>
                </w:sdt>
              </w:ins>
            </w:sdtContent>
          </w:sdt>
        </w:p>
      </w:sdtContent>
    </w:sdt>
    <w:sdt>
      <w:sdtPr>
        <w:id w:val="172361471"/>
        <w:tag w:val="goog_rdk_406"/>
      </w:sdtPr>
      <w:sdtContent>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88686421"/>
              <w:tag w:val="goog_rdk_402"/>
            </w:sdtPr>
            <w:sdtContent>
              <w:ins w:author="Agustina Varona" w:id="51" w:date="2025-09-30T19:05:15Z"/>
              <w:sdt>
                <w:sdtPr>
                  <w:id w:val="723476674"/>
                  <w:tag w:val="goog_rdk_403"/>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11.3. </w:t>
                    </w:r>
                  </w:ins>
                </w:sdtContent>
              </w:sdt>
              <w:ins w:author="Agustina Varona" w:id="51" w:date="2025-09-30T19:05:15Z">
                <w:sdt>
                  <w:sdtPr>
                    <w:id w:val="-947049942"/>
                    <w:tag w:val="goog_rdk_404"/>
                  </w:sdtPr>
                  <w:sdtContent>
                    <w:r w:rsidDel="00000000" w:rsidR="00000000" w:rsidRPr="00000000">
                      <w:rPr>
                        <w:rFonts w:ascii="Arial Narrow" w:cs="Arial Narrow" w:eastAsia="Arial Narrow" w:hAnsi="Arial Narrow"/>
                        <w:u w:val="single"/>
                        <w:rtl w:val="0"/>
                        <w:rPrChange w:author="Agustina Varona" w:id="52" w:date="2025-09-30T19:05:15Z">
                          <w:rPr>
                            <w:rFonts w:ascii="Arial Narrow" w:cs="Arial Narrow" w:eastAsia="Arial Narrow" w:hAnsi="Arial Narrow"/>
                          </w:rPr>
                        </w:rPrChange>
                      </w:rPr>
                      <w:t xml:space="preserve">Vigencia.</w:t>
                    </w:r>
                  </w:sdtContent>
                </w:sdt>
                <w:sdt>
                  <w:sdtPr>
                    <w:id w:val="1521667043"/>
                    <w:tag w:val="goog_rdk_405"/>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En el supuesto de ser aceptada la presente Oferta, los términos de la misma tendrán vigencia entre las Partes desde su aceptación hasta el total cumplimiento de las obligaciones aquí asumidas por las mismas, sin perjuicio que subsistirán aquellas pendientes de cumplimiento y las de confidencialidad.</w:t>
                    </w:r>
                  </w:sdtContent>
                </w:sdt>
              </w:ins>
            </w:sdtContent>
          </w:sdt>
        </w:p>
      </w:sdtContent>
    </w:sdt>
    <w:sdt>
      <w:sdtPr>
        <w:id w:val="958348563"/>
        <w:tag w:val="goog_rdk_412"/>
      </w:sdtPr>
      <w:sdtContent>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508048040"/>
              <w:tag w:val="goog_rdk_407"/>
            </w:sdtPr>
            <w:sdtContent>
              <w:ins w:author="Agustina Varona" w:id="51" w:date="2025-09-30T19:05:15Z"/>
              <w:sdt>
                <w:sdtPr>
                  <w:id w:val="-1597269692"/>
                  <w:tag w:val="goog_rdk_408"/>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11.4. </w:t>
                    </w:r>
                  </w:ins>
                </w:sdtContent>
              </w:sdt>
              <w:ins w:author="Agustina Varona" w:id="51" w:date="2025-09-30T19:05:15Z">
                <w:sdt>
                  <w:sdtPr>
                    <w:id w:val="-1095338229"/>
                    <w:tag w:val="goog_rdk_409"/>
                  </w:sdtPr>
                  <w:sdtContent>
                    <w:r w:rsidDel="00000000" w:rsidR="00000000" w:rsidRPr="00000000">
                      <w:rPr>
                        <w:rFonts w:ascii="Arial Narrow" w:cs="Arial Narrow" w:eastAsia="Arial Narrow" w:hAnsi="Arial Narrow"/>
                        <w:u w:val="single"/>
                        <w:rtl w:val="0"/>
                        <w:rPrChange w:author="Agustina Varona" w:id="52" w:date="2025-09-30T19:05:15Z">
                          <w:rPr>
                            <w:rFonts w:ascii="Arial Narrow" w:cs="Arial Narrow" w:eastAsia="Arial Narrow" w:hAnsi="Arial Narrow"/>
                          </w:rPr>
                        </w:rPrChange>
                      </w:rPr>
                      <w:t xml:space="preserve">Domicilios</w:t>
                    </w:r>
                  </w:sdtContent>
                </w:sdt>
                <w:sdt>
                  <w:sdtPr>
                    <w:id w:val="-1073514654"/>
                    <w:tag w:val="goog_rdk_410"/>
                  </w:sdtPr>
                  <w:sdtContent>
                    <w:r w:rsidDel="00000000" w:rsidR="00000000" w:rsidRPr="00000000">
                      <w:rPr>
                        <w:rFonts w:ascii="Arial Narrow" w:cs="Arial Narrow" w:eastAsia="Arial Narrow" w:hAnsi="Arial Narrow"/>
                        <w:b w:val="1"/>
                        <w:rtl w:val="0"/>
                        <w:rPrChange w:author="Agustina Varona" w:id="52" w:date="2025-09-30T19:05:15Z">
                          <w:rPr>
                            <w:rFonts w:ascii="Arial Narrow" w:cs="Arial Narrow" w:eastAsia="Arial Narrow" w:hAnsi="Arial Narrow"/>
                            <w:b w:val="1"/>
                          </w:rPr>
                        </w:rPrChange>
                      </w:rPr>
                      <w:t xml:space="preserve">. </w:t>
                    </w:r>
                  </w:sdtContent>
                </w:sdt>
                <w:sdt>
                  <w:sdtPr>
                    <w:id w:val="496173953"/>
                    <w:tag w:val="goog_rdk_411"/>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A los efectos del presente Contrato, las Partes constituyen como medios de comunicación donde se tendrán por válidas las comunicaciones realizadas entre ellos, los siguientes:</w:t>
                    </w:r>
                  </w:sdtContent>
                </w:sdt>
              </w:ins>
            </w:sdtContent>
          </w:sdt>
        </w:p>
      </w:sdtContent>
    </w:sdt>
    <w:sdt>
      <w:sdtPr>
        <w:id w:val="1827371892"/>
        <w:tag w:val="goog_rdk_417"/>
      </w:sdtPr>
      <w:sdtContent>
        <w:p w:rsidR="00000000" w:rsidDel="00000000" w:rsidP="00000000" w:rsidRDefault="00000000" w:rsidRPr="00000000" w14:paraId="0000006F">
          <w:pPr>
            <w:widowControl w:val="1"/>
            <w:spacing w:after="120" w:before="120" w:line="240" w:lineRule="auto"/>
            <w:ind w:left="42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476507487"/>
              <w:tag w:val="goog_rdk_413"/>
            </w:sdtPr>
            <w:sdtContent>
              <w:ins w:author="Agustina Varona" w:id="51" w:date="2025-09-30T19:05:15Z"/>
              <w:sdt>
                <w:sdtPr>
                  <w:id w:val="-933755548"/>
                  <w:tag w:val="goog_rdk_414"/>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8.4.1. </w:t>
                    </w:r>
                  </w:ins>
                </w:sdtContent>
              </w:sdt>
              <w:ins w:author="Agustina Varona" w:id="51" w:date="2025-09-30T19:05:15Z">
                <w:sdt>
                  <w:sdtPr>
                    <w:id w:val="1112462630"/>
                    <w:tag w:val="goog_rdk_415"/>
                  </w:sdtPr>
                  <w:sdtContent>
                    <w:r w:rsidDel="00000000" w:rsidR="00000000" w:rsidRPr="00000000">
                      <w:rPr>
                        <w:rFonts w:ascii="Arial Narrow" w:cs="Arial Narrow" w:eastAsia="Arial Narrow" w:hAnsi="Arial Narrow"/>
                        <w:u w:val="single"/>
                        <w:rtl w:val="0"/>
                        <w:rPrChange w:author="Agustina Varona" w:id="52" w:date="2025-09-30T19:05:15Z">
                          <w:rPr>
                            <w:rFonts w:ascii="Arial Narrow" w:cs="Arial Narrow" w:eastAsia="Arial Narrow" w:hAnsi="Arial Narrow"/>
                          </w:rPr>
                        </w:rPrChange>
                      </w:rPr>
                      <w:t xml:space="preserve">Contratante</w:t>
                    </w:r>
                  </w:sdtContent>
                </w:sdt>
                <w:sdt>
                  <w:sdtPr>
                    <w:id w:val="-1269398871"/>
                    <w:tag w:val="goog_rdk_416"/>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w:t>
                    </w:r>
                  </w:sdtContent>
                </w:sdt>
              </w:ins>
            </w:sdtContent>
          </w:sdt>
        </w:p>
      </w:sdtContent>
    </w:sdt>
    <w:sdt>
      <w:sdtPr>
        <w:id w:val="-800373196"/>
        <w:tag w:val="goog_rdk_422"/>
      </w:sdtPr>
      <w:sdtContent>
        <w:p w:rsidR="00000000" w:rsidDel="00000000" w:rsidP="00000000" w:rsidRDefault="00000000" w:rsidRPr="00000000" w14:paraId="00000070">
          <w:pPr>
            <w:widowControl w:val="1"/>
            <w:spacing w:after="120" w:before="120" w:line="240" w:lineRule="auto"/>
            <w:ind w:left="42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255672563"/>
              <w:tag w:val="goog_rdk_418"/>
            </w:sdtPr>
            <w:sdtContent>
              <w:ins w:author="Agustina Varona" w:id="51" w:date="2025-09-30T19:05:15Z"/>
              <w:sdt>
                <w:sdtPr>
                  <w:id w:val="-1361891748"/>
                  <w:tag w:val="goog_rdk_419"/>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w:t>
                      <w:tab/>
                    </w:r>
                  </w:ins>
                </w:sdtContent>
              </w:sdt>
              <w:ins w:author="Agustina Varona" w:id="51" w:date="2025-09-30T19:05:15Z">
                <w:sdt>
                  <w:sdtPr>
                    <w:id w:val="-1679576923"/>
                    <w:tag w:val="goog_rdk_420"/>
                  </w:sdtPr>
                  <w:sdtContent>
                    <w:r w:rsidDel="00000000" w:rsidR="00000000" w:rsidRPr="00000000">
                      <w:rPr>
                        <w:rFonts w:ascii="Arial Narrow" w:cs="Arial Narrow" w:eastAsia="Arial Narrow" w:hAnsi="Arial Narrow"/>
                        <w:b w:val="1"/>
                        <w:rtl w:val="0"/>
                        <w:rPrChange w:author="Agustina Varona" w:id="52" w:date="2025-09-30T19:05:15Z">
                          <w:rPr>
                            <w:rFonts w:ascii="Arial Narrow" w:cs="Arial Narrow" w:eastAsia="Arial Narrow" w:hAnsi="Arial Narrow"/>
                            <w:b w:val="1"/>
                          </w:rPr>
                        </w:rPrChange>
                      </w:rPr>
                      <w:t xml:space="preserve">DOS CERO UNO S.A</w:t>
                    </w:r>
                  </w:sdtContent>
                </w:sdt>
                <w:sdt>
                  <w:sdtPr>
                    <w:id w:val="17298611"/>
                    <w:tag w:val="goog_rdk_421"/>
                  </w:sdtPr>
                  <w:sdtContent>
                    <w:r w:rsidDel="00000000" w:rsidR="00000000" w:rsidRPr="00000000">
                      <w:rPr>
                        <w:rtl w:val="0"/>
                      </w:rPr>
                    </w:r>
                  </w:sdtContent>
                </w:sdt>
              </w:ins>
            </w:sdtContent>
          </w:sdt>
        </w:p>
      </w:sdtContent>
    </w:sdt>
    <w:sdt>
      <w:sdtPr>
        <w:id w:val="-1661359087"/>
        <w:tag w:val="goog_rdk_425"/>
      </w:sdtPr>
      <w:sdtContent>
        <w:p w:rsidR="00000000" w:rsidDel="00000000" w:rsidP="00000000" w:rsidRDefault="00000000" w:rsidRPr="00000000" w14:paraId="00000071">
          <w:pPr>
            <w:widowControl w:val="1"/>
            <w:spacing w:after="120" w:before="120" w:line="240" w:lineRule="auto"/>
            <w:ind w:left="42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423457811"/>
              <w:tag w:val="goog_rdk_423"/>
            </w:sdtPr>
            <w:sdtContent>
              <w:ins w:author="Agustina Varona" w:id="51" w:date="2025-09-30T19:05:15Z"/>
              <w:sdt>
                <w:sdtPr>
                  <w:id w:val="-1318980601"/>
                  <w:tag w:val="goog_rdk_424"/>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w:t>
                      <w:tab/>
                      <w:t xml:space="preserve"> Fitz Roy 1245 de la Ciudad Autónoma de Buenos Aires, República Argentina</w:t>
                    </w:r>
                  </w:ins>
                </w:sdtContent>
              </w:sdt>
              <w:ins w:author="Agustina Varona" w:id="51" w:date="2025-09-30T19:05:15Z"/>
            </w:sdtContent>
          </w:sdt>
        </w:p>
      </w:sdtContent>
    </w:sdt>
    <w:sdt>
      <w:sdtPr>
        <w:id w:val="-1033800118"/>
        <w:tag w:val="goog_rdk_429"/>
      </w:sdtPr>
      <w:sdtContent>
        <w:p w:rsidR="00000000" w:rsidDel="00000000" w:rsidP="00000000" w:rsidRDefault="00000000" w:rsidRPr="00000000" w14:paraId="00000072">
          <w:pPr>
            <w:widowControl w:val="1"/>
            <w:spacing w:after="120" w:before="120" w:line="240" w:lineRule="auto"/>
            <w:ind w:left="42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784480176"/>
              <w:tag w:val="goog_rdk_426"/>
            </w:sdtPr>
            <w:sdtContent>
              <w:ins w:author="Agustina Varona" w:id="51" w:date="2025-09-30T19:05:15Z"/>
              <w:sdt>
                <w:sdtPr>
                  <w:id w:val="-386197620"/>
                  <w:tag w:val="goog_rdk_427"/>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w:t>
                      <w:tab/>
                    </w:r>
                  </w:ins>
                </w:sdtContent>
              </w:sdt>
              <w:ins w:author="Agustina Varona" w:id="51" w:date="2025-09-30T19:05:15Z">
                <w:r w:rsidDel="00000000" w:rsidR="00000000" w:rsidRPr="00000000">
                  <w:fldChar w:fldCharType="begin"/>
                </w:r>
                <w:r w:rsidDel="00000000" w:rsidR="00000000" w:rsidRPr="00000000">
                  <w:instrText xml:space="preserve">HYPERLINK "mailto:lafabricaenvivo@gmail.com"</w:instrText>
                </w:r>
                <w:r w:rsidDel="00000000" w:rsidR="00000000" w:rsidRPr="00000000">
                  <w:fldChar w:fldCharType="separate"/>
                </w:r>
                <w:r w:rsidDel="00000000" w:rsidR="00000000" w:rsidRPr="00000000">
                  <w:rPr>
                    <w:rFonts w:ascii="Arial Narrow" w:cs="Arial Narrow" w:eastAsia="Arial Narrow" w:hAnsi="Arial Narrow"/>
                    <w:color w:val="1155cc"/>
                    <w:u w:val="single"/>
                    <w:rtl w:val="0"/>
                  </w:rPr>
                  <w:t xml:space="preserve">lafabricaenvivo@gmail.com</w:t>
                </w:r>
                <w:r w:rsidDel="00000000" w:rsidR="00000000" w:rsidRPr="00000000">
                  <w:fldChar w:fldCharType="end"/>
                </w:r>
                <w:sdt>
                  <w:sdtPr>
                    <w:id w:val="-1056709529"/>
                    <w:tag w:val="goog_rdk_428"/>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w:t>
                    </w:r>
                  </w:sdtContent>
                </w:sdt>
              </w:ins>
            </w:sdtContent>
          </w:sdt>
        </w:p>
      </w:sdtContent>
    </w:sdt>
    <w:sdt>
      <w:sdtPr>
        <w:id w:val="-2040306117"/>
        <w:tag w:val="goog_rdk_434"/>
      </w:sdtPr>
      <w:sdtContent>
        <w:p w:rsidR="00000000" w:rsidDel="00000000" w:rsidP="00000000" w:rsidRDefault="00000000" w:rsidRPr="00000000" w14:paraId="00000073">
          <w:pPr>
            <w:widowControl w:val="1"/>
            <w:spacing w:after="120" w:before="120" w:line="240" w:lineRule="auto"/>
            <w:ind w:left="42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129790533"/>
              <w:tag w:val="goog_rdk_430"/>
            </w:sdtPr>
            <w:sdtContent>
              <w:ins w:author="Agustina Varona" w:id="51" w:date="2025-09-30T19:05:15Z"/>
              <w:sdt>
                <w:sdtPr>
                  <w:id w:val="-253821574"/>
                  <w:tag w:val="goog_rdk_431"/>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8.4.2. </w:t>
                    </w:r>
                  </w:ins>
                </w:sdtContent>
              </w:sdt>
              <w:ins w:author="Agustina Varona" w:id="51" w:date="2025-09-30T19:05:15Z">
                <w:sdt>
                  <w:sdtPr>
                    <w:id w:val="1186653666"/>
                    <w:tag w:val="goog_rdk_432"/>
                  </w:sdtPr>
                  <w:sdtContent>
                    <w:r w:rsidDel="00000000" w:rsidR="00000000" w:rsidRPr="00000000">
                      <w:rPr>
                        <w:rFonts w:ascii="Arial Narrow" w:cs="Arial Narrow" w:eastAsia="Arial Narrow" w:hAnsi="Arial Narrow"/>
                        <w:u w:val="single"/>
                        <w:rtl w:val="0"/>
                        <w:rPrChange w:author="Agustina Varona" w:id="52" w:date="2025-09-30T19:05:15Z">
                          <w:rPr>
                            <w:rFonts w:ascii="Arial Narrow" w:cs="Arial Narrow" w:eastAsia="Arial Narrow" w:hAnsi="Arial Narrow"/>
                          </w:rPr>
                        </w:rPrChange>
                      </w:rPr>
                      <w:t xml:space="preserve">Artista</w:t>
                    </w:r>
                  </w:sdtContent>
                </w:sdt>
                <w:sdt>
                  <w:sdtPr>
                    <w:id w:val="1413982304"/>
                    <w:tag w:val="goog_rdk_433"/>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w:t>
                    </w:r>
                  </w:sdtContent>
                </w:sdt>
              </w:ins>
            </w:sdtContent>
          </w:sdt>
        </w:p>
      </w:sdtContent>
    </w:sdt>
    <w:sdt>
      <w:sdtPr>
        <w:id w:val="-422796888"/>
        <w:tag w:val="goog_rdk_440"/>
      </w:sdtPr>
      <w:sdtContent>
        <w:p w:rsidR="00000000" w:rsidDel="00000000" w:rsidP="00000000" w:rsidRDefault="00000000" w:rsidRPr="00000000" w14:paraId="00000074">
          <w:pPr>
            <w:widowControl w:val="1"/>
            <w:spacing w:after="120" w:before="120" w:line="240" w:lineRule="auto"/>
            <w:ind w:left="420" w:firstLine="0"/>
            <w:jc w:val="both"/>
            <w:rPr>
              <w:ins w:author="Agustina Varona" w:id="51" w:date="2025-09-30T19:05:15Z"/>
              <w:rFonts w:ascii="Arial Narrow" w:cs="Arial Narrow" w:eastAsia="Arial Narrow" w:hAnsi="Arial Narrow"/>
              <w:b w:val="1"/>
              <w:rPrChange w:author="Agustina Varona" w:id="52" w:date="2025-09-30T19:05:15Z">
                <w:rPr>
                  <w:rFonts w:ascii="Arial Narrow" w:cs="Arial Narrow" w:eastAsia="Arial Narrow" w:hAnsi="Arial Narrow"/>
                  <w:b w:val="1"/>
                </w:rPr>
              </w:rPrChange>
            </w:rPr>
          </w:pPr>
          <w:sdt>
            <w:sdtPr>
              <w:id w:val="137224859"/>
              <w:tag w:val="goog_rdk_435"/>
            </w:sdtPr>
            <w:sdtContent>
              <w:ins w:author="Agustina Varona" w:id="51" w:date="2025-09-30T19:05:15Z"/>
              <w:sdt>
                <w:sdtPr>
                  <w:id w:val="1409152991"/>
                  <w:tag w:val="goog_rdk_436"/>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w:t>
                      <w:tab/>
                    </w:r>
                  </w:ins>
                </w:sdtContent>
              </w:sdt>
              <w:ins w:author="Agustina Varona" w:id="51" w:date="2025-09-30T19:05:15Z">
                <w:sdt>
                  <w:sdtPr>
                    <w:id w:val="-2058816268"/>
                    <w:tag w:val="goog_rdk_437"/>
                  </w:sdtPr>
                  <w:sdtContent>
                    <w:r w:rsidDel="00000000" w:rsidR="00000000" w:rsidRPr="00000000">
                      <w:rPr>
                        <w:rFonts w:ascii="Arial Narrow" w:cs="Arial Narrow" w:eastAsia="Arial Narrow" w:hAnsi="Arial Narrow"/>
                        <w:b w:val="1"/>
                        <w:rtl w:val="0"/>
                        <w:rPrChange w:author="Agustina Varona" w:id="52" w:date="2025-09-30T19:05:15Z">
                          <w:rPr>
                            <w:rFonts w:ascii="Arial Narrow" w:cs="Arial Narrow" w:eastAsia="Arial Narrow" w:hAnsi="Arial Narrow"/>
                            <w:b w:val="1"/>
                          </w:rPr>
                        </w:rPrChange>
                      </w:rPr>
                      <w:t xml:space="preserve">(</w:t>
                    </w:r>
                  </w:sdtContent>
                </w:sdt>
                <w:sdt>
                  <w:sdtPr>
                    <w:id w:val="-247465331"/>
                    <w:tag w:val="goog_rdk_438"/>
                  </w:sdtPr>
                  <w:sdtContent>
                    <w:r w:rsidDel="00000000" w:rsidR="00000000" w:rsidRPr="00000000">
                      <w:rPr>
                        <w:rFonts w:ascii="Arial Narrow" w:cs="Arial Narrow" w:eastAsia="Arial Narrow" w:hAnsi="Arial Narrow"/>
                        <w:b w:val="1"/>
                        <w:color w:val="ff0000"/>
                        <w:rtl w:val="0"/>
                        <w:rPrChange w:author="Agustina Varona" w:id="52" w:date="2025-09-30T19:05:15Z">
                          <w:rPr>
                            <w:rFonts w:ascii="Arial Narrow" w:cs="Arial Narrow" w:eastAsia="Arial Narrow" w:hAnsi="Arial Narrow"/>
                            <w:b w:val="1"/>
                          </w:rPr>
                        </w:rPrChange>
                      </w:rPr>
                      <w:t xml:space="preserve">nombre y apellido</w:t>
                    </w:r>
                  </w:sdtContent>
                </w:sdt>
                <w:sdt>
                  <w:sdtPr>
                    <w:id w:val="2093886658"/>
                    <w:tag w:val="goog_rdk_439"/>
                  </w:sdtPr>
                  <w:sdtContent>
                    <w:r w:rsidDel="00000000" w:rsidR="00000000" w:rsidRPr="00000000">
                      <w:rPr>
                        <w:rFonts w:ascii="Arial Narrow" w:cs="Arial Narrow" w:eastAsia="Arial Narrow" w:hAnsi="Arial Narrow"/>
                        <w:b w:val="1"/>
                        <w:rtl w:val="0"/>
                        <w:rPrChange w:author="Agustina Varona" w:id="52" w:date="2025-09-30T19:05:15Z">
                          <w:rPr>
                            <w:rFonts w:ascii="Arial Narrow" w:cs="Arial Narrow" w:eastAsia="Arial Narrow" w:hAnsi="Arial Narrow"/>
                            <w:b w:val="1"/>
                          </w:rPr>
                        </w:rPrChange>
                      </w:rPr>
                      <w:t xml:space="preserve">)</w:t>
                    </w:r>
                  </w:sdtContent>
                </w:sdt>
              </w:ins>
            </w:sdtContent>
          </w:sdt>
        </w:p>
      </w:sdtContent>
    </w:sdt>
    <w:sdt>
      <w:sdtPr>
        <w:id w:val="182347358"/>
        <w:tag w:val="goog_rdk_446"/>
      </w:sdtPr>
      <w:sdtContent>
        <w:p w:rsidR="00000000" w:rsidDel="00000000" w:rsidP="00000000" w:rsidRDefault="00000000" w:rsidRPr="00000000" w14:paraId="00000075">
          <w:pPr>
            <w:widowControl w:val="1"/>
            <w:spacing w:after="120" w:before="120" w:line="240" w:lineRule="auto"/>
            <w:ind w:left="420" w:firstLine="0"/>
            <w:jc w:val="both"/>
            <w:rPr>
              <w:ins w:author="Agustina Varona" w:id="51" w:date="2025-09-30T19:05:15Z"/>
              <w:rFonts w:ascii="Arial Narrow" w:cs="Arial Narrow" w:eastAsia="Arial Narrow" w:hAnsi="Arial Narrow"/>
              <w:b w:val="1"/>
              <w:rPrChange w:author="Agustina Varona" w:id="52" w:date="2025-09-30T19:05:15Z">
                <w:rPr>
                  <w:rFonts w:ascii="Arial Narrow" w:cs="Arial Narrow" w:eastAsia="Arial Narrow" w:hAnsi="Arial Narrow"/>
                  <w:b w:val="1"/>
                </w:rPr>
              </w:rPrChange>
            </w:rPr>
          </w:pPr>
          <w:sdt>
            <w:sdtPr>
              <w:id w:val="-1177422772"/>
              <w:tag w:val="goog_rdk_441"/>
            </w:sdtPr>
            <w:sdtContent>
              <w:ins w:author="Agustina Varona" w:id="51" w:date="2025-09-30T19:05:15Z"/>
              <w:sdt>
                <w:sdtPr>
                  <w:id w:val="-598142542"/>
                  <w:tag w:val="goog_rdk_442"/>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w:t>
                      <w:tab/>
                      <w:t xml:space="preserve">(</w:t>
                    </w:r>
                  </w:ins>
                </w:sdtContent>
              </w:sdt>
              <w:ins w:author="Agustina Varona" w:id="51" w:date="2025-09-30T19:05:15Z">
                <w:sdt>
                  <w:sdtPr>
                    <w:id w:val="-1740430698"/>
                    <w:tag w:val="goog_rdk_443"/>
                  </w:sdtPr>
                  <w:sdtContent>
                    <w:r w:rsidDel="00000000" w:rsidR="00000000" w:rsidRPr="00000000">
                      <w:rPr>
                        <w:rFonts w:ascii="Arial Narrow" w:cs="Arial Narrow" w:eastAsia="Arial Narrow" w:hAnsi="Arial Narrow"/>
                        <w:color w:val="ff0000"/>
                        <w:rtl w:val="0"/>
                        <w:rPrChange w:author="Agustina Varona" w:id="52" w:date="2025-09-30T19:05:15Z">
                          <w:rPr>
                            <w:rFonts w:ascii="Arial Narrow" w:cs="Arial Narrow" w:eastAsia="Arial Narrow" w:hAnsi="Arial Narrow"/>
                          </w:rPr>
                        </w:rPrChange>
                      </w:rPr>
                      <w:t xml:space="preserve">domicilio</w:t>
                    </w:r>
                  </w:sdtContent>
                </w:sdt>
                <w:sdt>
                  <w:sdtPr>
                    <w:id w:val="1167340581"/>
                    <w:tag w:val="goog_rdk_444"/>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w:t>
                    </w:r>
                  </w:sdtContent>
                </w:sdt>
                <w:sdt>
                  <w:sdtPr>
                    <w:id w:val="-1772173662"/>
                    <w:tag w:val="goog_rdk_445"/>
                  </w:sdtPr>
                  <w:sdtContent>
                    <w:r w:rsidDel="00000000" w:rsidR="00000000" w:rsidRPr="00000000">
                      <w:rPr>
                        <w:rtl w:val="0"/>
                      </w:rPr>
                    </w:r>
                  </w:sdtContent>
                </w:sdt>
              </w:ins>
            </w:sdtContent>
          </w:sdt>
        </w:p>
      </w:sdtContent>
    </w:sdt>
    <w:sdt>
      <w:sdtPr>
        <w:id w:val="-507335503"/>
        <w:tag w:val="goog_rdk_451"/>
      </w:sdtPr>
      <w:sdtContent>
        <w:p w:rsidR="00000000" w:rsidDel="00000000" w:rsidP="00000000" w:rsidRDefault="00000000" w:rsidRPr="00000000" w14:paraId="00000076">
          <w:pPr>
            <w:widowControl w:val="1"/>
            <w:spacing w:after="120" w:before="120" w:line="240" w:lineRule="auto"/>
            <w:ind w:left="420" w:firstLine="0"/>
            <w:jc w:val="both"/>
            <w:rPr>
              <w:ins w:author="Agustina Varona" w:id="51" w:date="2025-09-30T19:05:15Z"/>
              <w:rFonts w:ascii="Arial Narrow" w:cs="Arial Narrow" w:eastAsia="Arial Narrow" w:hAnsi="Arial Narrow"/>
              <w:rPrChange w:author="Agustina Varona" w:id="52" w:date="2025-09-30T19:05:15Z">
                <w:rPr>
                  <w:rFonts w:ascii="Arial Narrow" w:cs="Arial Narrow" w:eastAsia="Arial Narrow" w:hAnsi="Arial Narrow"/>
                </w:rPr>
              </w:rPrChange>
            </w:rPr>
          </w:pPr>
          <w:sdt>
            <w:sdtPr>
              <w:id w:val="-2034265892"/>
              <w:tag w:val="goog_rdk_447"/>
            </w:sdtPr>
            <w:sdtContent>
              <w:ins w:author="Agustina Varona" w:id="51" w:date="2025-09-30T19:05:15Z"/>
              <w:sdt>
                <w:sdtPr>
                  <w:id w:val="717146068"/>
                  <w:tag w:val="goog_rdk_448"/>
                </w:sdtPr>
                <w:sdtContent>
                  <w:ins w:author="Agustina Varona" w:id="51" w:date="2025-09-30T19:05:15Z">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 </w:t>
                      <w:tab/>
                      <w:t xml:space="preserve">(</w:t>
                    </w:r>
                  </w:ins>
                </w:sdtContent>
              </w:sdt>
              <w:ins w:author="Agustina Varona" w:id="51" w:date="2025-09-30T19:05:15Z">
                <w:sdt>
                  <w:sdtPr>
                    <w:id w:val="-1935064031"/>
                    <w:tag w:val="goog_rdk_449"/>
                  </w:sdtPr>
                  <w:sdtContent>
                    <w:r w:rsidDel="00000000" w:rsidR="00000000" w:rsidRPr="00000000">
                      <w:rPr>
                        <w:rFonts w:ascii="Arial Narrow" w:cs="Arial Narrow" w:eastAsia="Arial Narrow" w:hAnsi="Arial Narrow"/>
                        <w:color w:val="ff0000"/>
                        <w:rtl w:val="0"/>
                        <w:rPrChange w:author="Agustina Varona" w:id="52" w:date="2025-09-30T19:05:15Z">
                          <w:rPr>
                            <w:rFonts w:ascii="Arial Narrow" w:cs="Arial Narrow" w:eastAsia="Arial Narrow" w:hAnsi="Arial Narrow"/>
                          </w:rPr>
                        </w:rPrChange>
                      </w:rPr>
                      <w:t xml:space="preserve">correo electrónico</w:t>
                    </w:r>
                  </w:sdtContent>
                </w:sdt>
                <w:sdt>
                  <w:sdtPr>
                    <w:id w:val="334130708"/>
                    <w:tag w:val="goog_rdk_450"/>
                  </w:sdtPr>
                  <w:sdtContent>
                    <w:r w:rsidDel="00000000" w:rsidR="00000000" w:rsidRPr="00000000">
                      <w:rPr>
                        <w:rFonts w:ascii="Arial Narrow" w:cs="Arial Narrow" w:eastAsia="Arial Narrow" w:hAnsi="Arial Narrow"/>
                        <w:rtl w:val="0"/>
                        <w:rPrChange w:author="Agustina Varona" w:id="52" w:date="2025-09-30T19:05:15Z">
                          <w:rPr>
                            <w:rFonts w:ascii="Arial Narrow" w:cs="Arial Narrow" w:eastAsia="Arial Narrow" w:hAnsi="Arial Narrow"/>
                          </w:rPr>
                        </w:rPrChange>
                      </w:rPr>
                      <w:t xml:space="preserve">)</w:t>
                    </w:r>
                  </w:sdtContent>
                </w:sdt>
              </w:ins>
            </w:sdtContent>
          </w:sdt>
        </w:p>
      </w:sdtContent>
    </w:sdt>
    <w:sdt>
      <w:sdtPr>
        <w:id w:val="232740525"/>
        <w:tag w:val="goog_rdk_458"/>
      </w:sdtPr>
      <w:sdtContent>
        <w:p w:rsidR="00000000" w:rsidDel="00000000" w:rsidP="00000000" w:rsidRDefault="00000000" w:rsidRPr="00000000" w14:paraId="00000077">
          <w:pPr>
            <w:pStyle w:val="Heading4"/>
            <w:keepNext w:val="0"/>
            <w:keepLines w:val="0"/>
            <w:spacing w:after="0" w:before="0" w:line="360" w:lineRule="auto"/>
            <w:ind w:right="560.6692913385831"/>
            <w:jc w:val="both"/>
            <w:rPr>
              <w:ins w:author="Agustina Varona" w:id="51" w:date="2025-09-30T19:05:15Z"/>
              <w:rFonts w:ascii="Arial Narrow" w:cs="Arial Narrow" w:eastAsia="Arial Narrow" w:hAnsi="Arial Narrow"/>
              <w:sz w:val="22"/>
              <w:szCs w:val="22"/>
              <w:rPrChange w:author="Agustina Varona" w:id="52" w:date="2025-09-30T19:05:15Z">
                <w:rPr>
                  <w:rFonts w:ascii="Arial" w:cs="Arial" w:eastAsia="Arial" w:hAnsi="Arial"/>
                  <w:b w:val="1"/>
                  <w:sz w:val="22"/>
                  <w:szCs w:val="22"/>
                </w:rPr>
              </w:rPrChange>
            </w:rPr>
          </w:pPr>
          <w:sdt>
            <w:sdtPr>
              <w:id w:val="522758916"/>
              <w:tag w:val="goog_rdk_452"/>
            </w:sdtPr>
            <w:sdtContent>
              <w:ins w:author="Agustina Varona" w:id="51" w:date="2025-09-30T19:05:15Z"/>
              <w:sdt>
                <w:sdtPr>
                  <w:id w:val="-1030649966"/>
                  <w:tag w:val="goog_rdk_453"/>
                </w:sdtPr>
                <w:sdtContent>
                  <w:ins w:author="Agustina Varona" w:id="51" w:date="2025-09-30T19:05:15Z">
                    <w:r w:rsidDel="00000000" w:rsidR="00000000" w:rsidRPr="00000000">
                      <w:rPr>
                        <w:rFonts w:ascii="Arial Narrow" w:cs="Arial Narrow" w:eastAsia="Arial Narrow" w:hAnsi="Arial Narrow"/>
                        <w:b w:val="0"/>
                        <w:sz w:val="22"/>
                        <w:szCs w:val="22"/>
                        <w:u w:val="single"/>
                        <w:rtl w:val="0"/>
                        <w:rPrChange w:author="Agustina Varona" w:id="52" w:date="2025-09-30T19:05:15Z">
                          <w:rPr>
                            <w:rFonts w:ascii="Arial Narrow" w:cs="Arial Narrow" w:eastAsia="Arial Narrow" w:hAnsi="Arial Narrow"/>
                            <w:b w:val="0"/>
                            <w:sz w:val="22"/>
                            <w:szCs w:val="22"/>
                          </w:rPr>
                        </w:rPrChange>
                      </w:rPr>
                      <w:t xml:space="preserve">11.5. Jurisdicción</w:t>
                    </w:r>
                  </w:ins>
                </w:sdtContent>
              </w:sdt>
              <w:ins w:author="Agustina Varona" w:id="51" w:date="2025-09-30T19:05:15Z">
                <w:bookmarkStart w:colFirst="0" w:colLast="0" w:name="_heading=h.3sopkb2b6w90" w:id="0"/>
                <w:bookmarkEnd w:id="0"/>
                <w:sdt>
                  <w:sdtPr>
                    <w:id w:val="-1048418977"/>
                    <w:tag w:val="goog_rdk_454"/>
                  </w:sdtPr>
                  <w:sdtContent>
                    <w:r w:rsidDel="00000000" w:rsidR="00000000" w:rsidRPr="00000000">
                      <w:rPr>
                        <w:rFonts w:ascii="Arial Narrow" w:cs="Arial Narrow" w:eastAsia="Arial Narrow" w:hAnsi="Arial Narrow"/>
                        <w:sz w:val="22"/>
                        <w:szCs w:val="22"/>
                        <w:rtl w:val="0"/>
                        <w:rPrChange w:author="Agustina Varona" w:id="52" w:date="2025-09-30T19:05:15Z">
                          <w:rPr>
                            <w:rFonts w:ascii="Arial Narrow" w:cs="Arial Narrow" w:eastAsia="Arial Narrow" w:hAnsi="Arial Narrow"/>
                            <w:sz w:val="22"/>
                            <w:szCs w:val="22"/>
                          </w:rPr>
                        </w:rPrChange>
                      </w:rPr>
                      <w:t xml:space="preserve">.</w:t>
                    </w:r>
                  </w:sdtContent>
                </w:sdt>
                <w:sdt>
                  <w:sdtPr>
                    <w:id w:val="786289066"/>
                    <w:tag w:val="goog_rdk_455"/>
                  </w:sdtPr>
                  <w:sdtContent>
                    <w:r w:rsidDel="00000000" w:rsidR="00000000" w:rsidRPr="00000000">
                      <w:rPr>
                        <w:rFonts w:ascii="Arial Narrow" w:cs="Arial Narrow" w:eastAsia="Arial Narrow" w:hAnsi="Arial Narrow"/>
                        <w:b w:val="0"/>
                        <w:sz w:val="22"/>
                        <w:szCs w:val="22"/>
                        <w:rtl w:val="0"/>
                        <w:rPrChange w:author="Agustina Varona" w:id="52" w:date="2025-09-30T19:05:15Z">
                          <w:rPr>
                            <w:rFonts w:ascii="Arial Narrow" w:cs="Arial Narrow" w:eastAsia="Arial Narrow" w:hAnsi="Arial Narrow"/>
                            <w:b w:val="0"/>
                            <w:sz w:val="22"/>
                            <w:szCs w:val="22"/>
                          </w:rPr>
                        </w:rPrChange>
                      </w:rPr>
                      <w:t xml:space="preserve"> Las Partes constituyen domicilios especiales en los indicados en el encabezamiento del presente Anexo, los que subsistirán mientras el cambio no sea notificado a la otra Parte por carta documento. Todas las notificaciones dirigidas al domicilio vigente se considerarán válidas y recibidas por el destinatario, sin admitirse prueba en contrario. Las Partes acuerdan someter la solución de cualquier divergencia ante la jurisdicción de los tribunales comerciales competentes de la Capital Federal, con renuncia a cualquier otra que pudiera corresponder</w:t>
                    </w:r>
                  </w:sdtContent>
                </w:sdt>
                <w:sdt>
                  <w:sdtPr>
                    <w:id w:val="-1221546894"/>
                    <w:tag w:val="goog_rdk_456"/>
                  </w:sdtPr>
                  <w:sdtContent>
                    <w:r w:rsidDel="00000000" w:rsidR="00000000" w:rsidRPr="00000000">
                      <w:rPr>
                        <w:rFonts w:ascii="Arial Narrow" w:cs="Arial Narrow" w:eastAsia="Arial Narrow" w:hAnsi="Arial Narrow"/>
                        <w:b w:val="0"/>
                        <w:sz w:val="22"/>
                        <w:szCs w:val="22"/>
                        <w:rtl w:val="0"/>
                        <w:rPrChange w:author="Agustina Varona" w:id="52" w:date="2025-09-30T19:05:15Z">
                          <w:rPr>
                            <w:rFonts w:ascii="Arial" w:cs="Arial" w:eastAsia="Arial" w:hAnsi="Arial"/>
                            <w:b w:val="1"/>
                            <w:sz w:val="22"/>
                            <w:szCs w:val="22"/>
                          </w:rPr>
                        </w:rPrChange>
                      </w:rPr>
                      <w:t xml:space="preserve">.</w:t>
                    </w:r>
                  </w:sdtContent>
                </w:sdt>
                <w:sdt>
                  <w:sdtPr>
                    <w:id w:val="-180470470"/>
                    <w:tag w:val="goog_rdk_457"/>
                  </w:sdtPr>
                  <w:sdtContent>
                    <w:r w:rsidDel="00000000" w:rsidR="00000000" w:rsidRPr="00000000">
                      <w:rPr>
                        <w:rtl w:val="0"/>
                      </w:rPr>
                    </w:r>
                  </w:sdtContent>
                </w:sdt>
              </w:ins>
            </w:sdtContent>
          </w:sdt>
        </w:p>
      </w:sdtContent>
    </w:sdt>
    <w:sdt>
      <w:sdtPr>
        <w:id w:val="-977008438"/>
        <w:tag w:val="goog_rdk_461"/>
      </w:sdtPr>
      <w:sdtContent>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del w:author="Agustina Varona" w:id="53" w:date="2025-09-30T19:05:12Z"/>
              <w:rFonts w:ascii="Arial Narrow" w:cs="Arial Narrow" w:eastAsia="Arial Narrow" w:hAnsi="Arial Narrow"/>
              <w:i w:val="0"/>
              <w:smallCaps w:val="0"/>
              <w:strike w:val="0"/>
              <w:color w:val="000000"/>
              <w:u w:val="none"/>
              <w:shd w:fill="auto" w:val="clear"/>
              <w:vertAlign w:val="baseline"/>
            </w:rPr>
          </w:pPr>
          <w:sdt>
            <w:sdtPr>
              <w:id w:val="-1816422666"/>
              <w:tag w:val="goog_rdk_460"/>
            </w:sdtPr>
            <w:sdtContent>
              <w:del w:author="Agustina Varona" w:id="53" w:date="2025-09-30T19:05:12Z">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Para cualquier diferendo que se suscitara y fuera consecuencia de este contrato, ambas partes renuncian al Fuero Federal o a cualquier otro de excepción que pudiere corresponderles y se someten a la jurisdicción de la justicia ordinaria de la </w:delText>
                </w:r>
                <w:r w:rsidDel="00000000" w:rsidR="00000000" w:rsidRPr="00000000">
                  <w:rPr>
                    <w:rFonts w:ascii="Arial Narrow" w:cs="Arial Narrow" w:eastAsia="Arial Narrow" w:hAnsi="Arial Narrow"/>
                    <w:rtl w:val="0"/>
                  </w:rPr>
                  <w:delText xml:space="preserve">Ciudad Autónoma de Buenos Aires</w:delTex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delText xml:space="preserve">, constituyendo domicilios reales y procesales para todos sus efectos en los consignados ut-supra, a donde se tendrá por válidas todas las notificaciones y/o citaciones que se les cursaren</w:delText>
                </w:r>
                <w:r w:rsidDel="00000000" w:rsidR="00000000" w:rsidRPr="00000000">
                  <w:rPr>
                    <w:rFonts w:ascii="Arial Narrow" w:cs="Arial Narrow" w:eastAsia="Arial Narrow" w:hAnsi="Arial Narrow"/>
                    <w:rtl w:val="0"/>
                  </w:rPr>
                  <w:delText xml:space="preserve">.</w:delText>
                </w:r>
                <w:r w:rsidDel="00000000" w:rsidR="00000000" w:rsidRPr="00000000">
                  <w:rPr>
                    <w:rtl w:val="0"/>
                  </w:rPr>
                </w:r>
              </w:del>
            </w:sdtContent>
          </w:sdt>
        </w:p>
      </w:sdtContent>
    </w:sdt>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En un todo de acuerdo y a un solo efecto se firman dos ejemplares de un mismo tenor en la Localidad de _______________ a los __________ días del mes de ______________ del año __________.</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Datos del COMITENTE. </w:t>
      </w:r>
      <w:r w:rsidDel="00000000" w:rsidR="00000000" w:rsidRPr="00000000">
        <w:rPr>
          <w:rtl w:val="0"/>
        </w:rPr>
      </w:r>
    </w:p>
    <w:tbl>
      <w:tblPr>
        <w:tblStyle w:val="Table1"/>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DOS CERO UNO S.A</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C.U.I.T. Nº: </w:t>
            </w:r>
            <w:r w:rsidDel="00000000" w:rsidR="00000000" w:rsidRPr="00000000">
              <w:rPr>
                <w:rFonts w:ascii="Arial Narrow" w:cs="Arial Narrow" w:eastAsia="Arial Narrow" w:hAnsi="Arial Narrow"/>
                <w:rtl w:val="0"/>
              </w:rPr>
              <w:t xml:space="preserve">30-71896676-7</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Localidad: Ciudad </w:t>
            </w:r>
            <w:r w:rsidDel="00000000" w:rsidR="00000000" w:rsidRPr="00000000">
              <w:rPr>
                <w:rFonts w:ascii="Arial Narrow" w:cs="Arial Narrow" w:eastAsia="Arial Narrow" w:hAnsi="Arial Narrow"/>
                <w:rtl w:val="0"/>
              </w:rPr>
              <w:t xml:space="preserve">Autónoma</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de Buenos Aires</w:t>
            </w:r>
          </w:p>
        </w:tc>
      </w:tr>
      <w:tr>
        <w:trPr>
          <w:cantSplit w:val="0"/>
          <w:tblHeader w:val="0"/>
        </w:trPr>
        <w:tc>
          <w:tcPr>
            <w:tcMar>
              <w:left w:w="108.0" w:type="dxa"/>
              <w:right w:w="108.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Representante Legal: MATIAS CAPELUTO </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Mail:</w:t>
            </w:r>
            <w:sdt>
              <w:sdtPr>
                <w:id w:val="697693543"/>
                <w:tag w:val="goog_rdk_462"/>
              </w:sdtPr>
              <w:sdtContent>
                <w:ins w:author="Agustina Varona" w:id="54" w:date="2025-09-30T19:07:59Z">
                  <w:r w:rsidDel="00000000" w:rsidR="00000000" w:rsidRPr="00000000">
                    <w:fldChar w:fldCharType="begin"/>
                  </w:r>
                  <w:r w:rsidDel="00000000" w:rsidR="00000000" w:rsidRPr="00000000">
                    <w:instrText xml:space="preserve">HYPERLINK "mailto:lafabricaenvivo@gmail.com"</w:instrText>
                  </w:r>
                  <w:r w:rsidDel="00000000" w:rsidR="00000000" w:rsidRPr="00000000">
                    <w:fldChar w:fldCharType="separate"/>
                  </w:r>
                  <w:r w:rsidDel="00000000" w:rsidR="00000000" w:rsidRPr="00000000">
                    <w:rPr>
                      <w:rFonts w:ascii="Arial Narrow" w:cs="Arial Narrow" w:eastAsia="Arial Narrow" w:hAnsi="Arial Narrow"/>
                      <w:color w:val="1155cc"/>
                      <w:u w:val="single"/>
                      <w:rtl w:val="0"/>
                    </w:rPr>
                    <w:t xml:space="preserve">lafabricaenvivo@gmail.com</w:t>
                  </w:r>
                  <w:r w:rsidDel="00000000" w:rsidR="00000000" w:rsidRPr="00000000">
                    <w:fldChar w:fldCharType="end"/>
                  </w:r>
                </w:ins>
                <w:sdt>
                  <w:sdtPr>
                    <w:id w:val="858467826"/>
                    <w:tag w:val="goog_rdk_463"/>
                  </w:sdtPr>
                  <w:sdtContent>
                    <w:ins w:author="Agustina Varona" w:id="54" w:date="2025-09-30T19:07:59Z">
                      <w:r w:rsidDel="00000000" w:rsidR="00000000" w:rsidRPr="00000000">
                        <w:rPr>
                          <w:rFonts w:ascii="Arial Narrow" w:cs="Arial Narrow" w:eastAsia="Arial Narrow" w:hAnsi="Arial Narrow"/>
                          <w:rtl w:val="0"/>
                          <w:rPrChange w:author="Agustina Varona" w:id="55" w:date="2025-09-30T19:07:59Z">
                            <w:rPr>
                              <w:rFonts w:ascii="Arial Narrow" w:cs="Arial Narrow" w:eastAsia="Arial Narrow" w:hAnsi="Arial Narrow"/>
                              <w:i w:val="0"/>
                              <w:smallCaps w:val="0"/>
                              <w:strike w:val="0"/>
                              <w:color w:val="000000"/>
                              <w:u w:val="none"/>
                              <w:shd w:fill="auto" w:val="clear"/>
                              <w:vertAlign w:val="baseline"/>
                            </w:rPr>
                          </w:rPrChange>
                        </w:rPr>
                        <w:t xml:space="preserve"> </w:t>
                      </w:r>
                    </w:ins>
                  </w:sdtContent>
                </w:sdt>
                <w:ins w:author="Agustina Varona" w:id="54" w:date="2025-09-30T19:07:59Z"/>
              </w:sdtContent>
            </w:sdt>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b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Datos </w:t>
      </w:r>
      <w:r w:rsidDel="00000000" w:rsidR="00000000" w:rsidRPr="00000000">
        <w:rPr>
          <w:rFonts w:ascii="Arial Narrow" w:cs="Arial Narrow" w:eastAsia="Arial Narrow" w:hAnsi="Arial Narrow"/>
          <w:b w:val="1"/>
          <w:rtl w:val="0"/>
        </w:rPr>
        <w:t xml:space="preserve">personales del</w:t>
      </w: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 PRESTADOR.</w:t>
      </w:r>
      <w:r w:rsidDel="00000000" w:rsidR="00000000" w:rsidRPr="00000000">
        <w:rPr>
          <w:rtl w:val="0"/>
        </w:rPr>
      </w:r>
    </w:p>
    <w:tbl>
      <w:tblPr>
        <w:tblStyle w:val="Table2"/>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Nombre y Apellido Completos:</w:t>
            </w:r>
          </w:p>
        </w:tc>
      </w:tr>
      <w:tr>
        <w:trPr>
          <w:cantSplit w:val="0"/>
          <w:tblHeader w:val="0"/>
        </w:trPr>
        <w:tc>
          <w:tcPr>
            <w:tcMar>
              <w:left w:w="108.0" w:type="dxa"/>
              <w:right w:w="108.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C.U.I.L. Nº: </w:t>
            </w:r>
          </w:p>
        </w:tc>
      </w:tr>
      <w:tr>
        <w:trPr>
          <w:cantSplit w:val="0"/>
          <w:tblHeader w:val="0"/>
        </w:trPr>
        <w:tc>
          <w:tcPr>
            <w:tcMar>
              <w:left w:w="108.0" w:type="dxa"/>
              <w:right w:w="108.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Nombre de la Agrupación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que representa:</w:t>
            </w:r>
          </w:p>
        </w:tc>
      </w:tr>
      <w:tr>
        <w:trPr>
          <w:cantSplit w:val="0"/>
          <w:tblHeader w:val="0"/>
        </w:trPr>
        <w:tc>
          <w:tcPr>
            <w:tcMar>
              <w:left w:w="108.0" w:type="dxa"/>
              <w:right w:w="108.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Localidad:</w:t>
            </w:r>
          </w:p>
        </w:tc>
      </w:tr>
      <w:tr>
        <w:trPr>
          <w:cantSplit w:val="0"/>
          <w:tblHeader w:val="0"/>
        </w:trPr>
        <w:tc>
          <w:tcPr>
            <w:tcMar>
              <w:left w:w="108.0" w:type="dxa"/>
              <w:right w:w="108.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Teléfono:                                                             Celular:</w:t>
            </w:r>
          </w:p>
        </w:tc>
      </w:tr>
      <w:tr>
        <w:trPr>
          <w:cantSplit w:val="0"/>
          <w:tblHeader w:val="0"/>
        </w:trPr>
        <w:tc>
          <w:tcPr>
            <w:tcMar>
              <w:left w:w="108.0" w:type="dxa"/>
              <w:right w:w="108.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Mail:</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Integrantes de la Agrupación musical.</w:t>
      </w:r>
      <w:r w:rsidDel="00000000" w:rsidR="00000000" w:rsidRPr="00000000">
        <w:rPr>
          <w:rtl w:val="0"/>
        </w:rPr>
      </w:r>
    </w:p>
    <w:tbl>
      <w:tblPr>
        <w:tblStyle w:val="Table3"/>
        <w:tblW w:w="97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4"/>
        <w:gridCol w:w="3544"/>
        <w:tblGridChange w:id="0">
          <w:tblGrid>
            <w:gridCol w:w="6204"/>
            <w:gridCol w:w="354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Nombre y apellido</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u w:val="none"/>
                <w:shd w:fill="auto" w:val="clear"/>
                <w:vertAlign w:val="baseline"/>
                <w:rtl w:val="0"/>
              </w:rPr>
              <w:t xml:space="preserve">Instrumento</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COMITENTE:_____________________                 PRESTADOR: __________________________</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Aclaración: _______________________                Aclaración: _____________________________                                                                                             </w:t>
      </w:r>
    </w:p>
    <w:sdt>
      <w:sdtPr>
        <w:id w:val="1958815440"/>
        <w:tag w:val="goog_rdk_465"/>
      </w:sdtPr>
      <w:sdtContent>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ins w:author="Agustina Varona" w:id="56" w:date="2025-09-30T18:56:14Z"/>
              <w:rFonts w:ascii="Arial Narrow" w:cs="Arial Narrow" w:eastAsia="Arial Narrow" w:hAnsi="Arial Narrow"/>
              <w:i w:val="0"/>
              <w:smallCaps w:val="0"/>
              <w:strike w:val="0"/>
              <w:color w:val="000000"/>
              <w:u w:val="none"/>
              <w:shd w:fill="auto" w:val="clear"/>
              <w:vertAlign w:val="baseline"/>
            </w:rPr>
          </w:pPr>
          <w:r w:rsidDel="00000000" w:rsidR="00000000" w:rsidRPr="00000000">
            <w:rPr>
              <w:rFonts w:ascii="Arial Narrow" w:cs="Arial Narrow" w:eastAsia="Arial Narrow" w:hAnsi="Arial Narrow"/>
              <w:rtl w:val="0"/>
            </w:rPr>
            <w:t xml:space="preserve">CUIT</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 ________________________________</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w:t>
          </w:r>
          <w:r w:rsidDel="00000000" w:rsidR="00000000" w:rsidRPr="00000000">
            <w:rPr>
              <w:rFonts w:ascii="Arial Narrow" w:cs="Arial Narrow" w:eastAsia="Arial Narrow" w:hAnsi="Arial Narrow"/>
              <w:rtl w:val="0"/>
            </w:rPr>
            <w:t xml:space="preserve">CUIT</w:t>
          </w:r>
          <w:r w:rsidDel="00000000" w:rsidR="00000000" w:rsidRPr="00000000">
            <w:rPr>
              <w:rFonts w:ascii="Arial Narrow" w:cs="Arial Narrow" w:eastAsia="Arial Narrow" w:hAnsi="Arial Narrow"/>
              <w:i w:val="0"/>
              <w:smallCaps w:val="0"/>
              <w:strike w:val="0"/>
              <w:color w:val="000000"/>
              <w:u w:val="none"/>
              <w:shd w:fill="auto" w:val="clear"/>
              <w:vertAlign w:val="baseline"/>
              <w:rtl w:val="0"/>
            </w:rPr>
            <w:t xml:space="preserve">: _________________________________</w:t>
          </w:r>
          <w:sdt>
            <w:sdtPr>
              <w:id w:val="2006708296"/>
              <w:tag w:val="goog_rdk_464"/>
            </w:sdtPr>
            <w:sdtContent>
              <w:ins w:author="Agustina Varona" w:id="56" w:date="2025-09-30T18:56:14Z">
                <w:r w:rsidDel="00000000" w:rsidR="00000000" w:rsidRPr="00000000">
                  <w:br w:type="page"/>
                </w:r>
                <w:r w:rsidDel="00000000" w:rsidR="00000000" w:rsidRPr="00000000">
                  <w:rPr>
                    <w:rtl w:val="0"/>
                  </w:rPr>
                </w:r>
              </w:ins>
            </w:sdtContent>
          </w:sdt>
        </w:p>
      </w:sdtContent>
    </w:sdt>
    <w:sdt>
      <w:sdtPr>
        <w:id w:val="-534441055"/>
        <w:tag w:val="goog_rdk_468"/>
      </w:sdtPr>
      <w:sdtContent>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ns w:author="Agustina Varona" w:id="56" w:date="2025-09-30T18:56:14Z"/>
              <w:rFonts w:ascii="Arial Narrow" w:cs="Arial Narrow" w:eastAsia="Arial Narrow" w:hAnsi="Arial Narrow"/>
              <w:b w:val="1"/>
              <w:u w:val="single"/>
              <w:rPrChange w:author="Agustina Varona" w:id="57" w:date="2025-09-30T18:56:14Z">
                <w:rPr>
                  <w:rFonts w:ascii="Arial Narrow" w:cs="Arial Narrow" w:eastAsia="Arial Narrow" w:hAnsi="Arial Narrow"/>
                  <w:b w:val="1"/>
                  <w:i w:val="0"/>
                  <w:smallCaps w:val="0"/>
                  <w:strike w:val="0"/>
                  <w:color w:val="000000"/>
                  <w:u w:val="none"/>
                  <w:shd w:fill="auto" w:val="clear"/>
                  <w:vertAlign w:val="baseline"/>
                </w:rPr>
              </w:rPrChange>
            </w:rPr>
          </w:pPr>
          <w:sdt>
            <w:sdtPr>
              <w:id w:val="985337371"/>
              <w:tag w:val="goog_rdk_466"/>
            </w:sdtPr>
            <w:sdtContent>
              <w:ins w:author="Agustina Varona" w:id="56" w:date="2025-09-30T18:56:14Z"/>
              <w:sdt>
                <w:sdtPr>
                  <w:id w:val="-1859421800"/>
                  <w:tag w:val="goog_rdk_467"/>
                </w:sdtPr>
                <w:sdtContent>
                  <w:ins w:author="Agustina Varona" w:id="56" w:date="2025-09-30T18:56:14Z">
                    <w:r w:rsidDel="00000000" w:rsidR="00000000" w:rsidRPr="00000000">
                      <w:rPr>
                        <w:rtl w:val="0"/>
                      </w:rPr>
                    </w:r>
                  </w:ins>
                </w:sdtContent>
              </w:sdt>
              <w:ins w:author="Agustina Varona" w:id="56" w:date="2025-09-30T18:56:14Z"/>
            </w:sdtContent>
          </w:sdt>
        </w:p>
      </w:sdtContent>
    </w:sdt>
    <w:sdt>
      <w:sdtPr>
        <w:id w:val="823318367"/>
        <w:tag w:val="goog_rdk_471"/>
      </w:sdtPr>
      <w:sdtContent>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ns w:author="Agustina Varona" w:id="56" w:date="2025-09-30T18:56:14Z"/>
              <w:rFonts w:ascii="Arial Narrow" w:cs="Arial Narrow" w:eastAsia="Arial Narrow" w:hAnsi="Arial Narrow"/>
              <w:b w:val="1"/>
              <w:u w:val="single"/>
              <w:rPrChange w:author="Agustina Varona" w:id="57" w:date="2025-09-30T18:56:14Z">
                <w:rPr>
                  <w:rFonts w:ascii="Arial Narrow" w:cs="Arial Narrow" w:eastAsia="Arial Narrow" w:hAnsi="Arial Narrow"/>
                  <w:b w:val="1"/>
                  <w:i w:val="0"/>
                  <w:smallCaps w:val="0"/>
                  <w:strike w:val="0"/>
                  <w:color w:val="000000"/>
                  <w:u w:val="none"/>
                  <w:shd w:fill="auto" w:val="clear"/>
                  <w:vertAlign w:val="baseline"/>
                </w:rPr>
              </w:rPrChange>
            </w:rPr>
          </w:pPr>
          <w:sdt>
            <w:sdtPr>
              <w:id w:val="-750425767"/>
              <w:tag w:val="goog_rdk_469"/>
            </w:sdtPr>
            <w:sdtContent>
              <w:ins w:author="Agustina Varona" w:id="56" w:date="2025-09-30T18:56:14Z"/>
              <w:sdt>
                <w:sdtPr>
                  <w:id w:val="362917851"/>
                  <w:tag w:val="goog_rdk_470"/>
                </w:sdtPr>
                <w:sdtContent>
                  <w:ins w:author="Agustina Varona" w:id="56" w:date="2025-09-30T18:56:14Z">
                    <w:r w:rsidDel="00000000" w:rsidR="00000000" w:rsidRPr="00000000">
                      <w:rPr>
                        <w:rtl w:val="0"/>
                      </w:rPr>
                    </w:r>
                  </w:ins>
                </w:sdtContent>
              </w:sdt>
              <w:ins w:author="Agustina Varona" w:id="56" w:date="2025-09-30T18:56:14Z"/>
            </w:sdtContent>
          </w:sdt>
        </w:p>
      </w:sdtContent>
    </w:sdt>
    <w:sdt>
      <w:sdtPr>
        <w:id w:val="716444883"/>
        <w:tag w:val="goog_rdk_474"/>
      </w:sdtPr>
      <w:sdtContent>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ns w:author="Agustina Varona" w:id="56" w:date="2025-09-30T18:56:14Z"/>
              <w:rFonts w:ascii="Arial Narrow" w:cs="Arial Narrow" w:eastAsia="Arial Narrow" w:hAnsi="Arial Narrow"/>
              <w:b w:val="1"/>
              <w:u w:val="single"/>
              <w:rPrChange w:author="Agustina Varona" w:id="57" w:date="2025-09-30T18:56:14Z">
                <w:rPr>
                  <w:rFonts w:ascii="Arial Narrow" w:cs="Arial Narrow" w:eastAsia="Arial Narrow" w:hAnsi="Arial Narrow"/>
                  <w:b w:val="1"/>
                  <w:i w:val="0"/>
                  <w:smallCaps w:val="0"/>
                  <w:strike w:val="0"/>
                  <w:color w:val="000000"/>
                  <w:u w:val="none"/>
                  <w:shd w:fill="auto" w:val="clear"/>
                  <w:vertAlign w:val="baseline"/>
                </w:rPr>
              </w:rPrChange>
            </w:rPr>
          </w:pPr>
          <w:sdt>
            <w:sdtPr>
              <w:id w:val="1195645448"/>
              <w:tag w:val="goog_rdk_472"/>
            </w:sdtPr>
            <w:sdtContent>
              <w:ins w:author="Agustina Varona" w:id="56" w:date="2025-09-30T18:56:14Z"/>
              <w:sdt>
                <w:sdtPr>
                  <w:id w:val="-1879479317"/>
                  <w:tag w:val="goog_rdk_473"/>
                </w:sdtPr>
                <w:sdtContent>
                  <w:ins w:author="Agustina Varona" w:id="56" w:date="2025-09-30T18:56:14Z">
                    <w:r w:rsidDel="00000000" w:rsidR="00000000" w:rsidRPr="00000000">
                      <w:rPr>
                        <w:rtl w:val="0"/>
                      </w:rPr>
                    </w:r>
                  </w:ins>
                </w:sdtContent>
              </w:sdt>
              <w:ins w:author="Agustina Varona" w:id="56" w:date="2025-09-30T18:56:14Z"/>
            </w:sdtContent>
          </w:sdt>
        </w:p>
      </w:sdtContent>
    </w:sdt>
    <w:sdt>
      <w:sdtPr>
        <w:id w:val="605402131"/>
        <w:tag w:val="goog_rdk_477"/>
      </w:sdtPr>
      <w:sdtContent>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ns w:author="Agustina Varona" w:id="56" w:date="2025-09-30T18:56:14Z"/>
              <w:rFonts w:ascii="Arial Narrow" w:cs="Arial Narrow" w:eastAsia="Arial Narrow" w:hAnsi="Arial Narrow"/>
              <w:b w:val="1"/>
              <w:u w:val="single"/>
              <w:rPrChange w:author="Agustina Varona" w:id="57" w:date="2025-09-30T18:56:14Z">
                <w:rPr>
                  <w:rFonts w:ascii="Arial Narrow" w:cs="Arial Narrow" w:eastAsia="Arial Narrow" w:hAnsi="Arial Narrow"/>
                  <w:b w:val="1"/>
                  <w:i w:val="0"/>
                  <w:smallCaps w:val="0"/>
                  <w:strike w:val="0"/>
                  <w:color w:val="000000"/>
                  <w:u w:val="none"/>
                  <w:shd w:fill="auto" w:val="clear"/>
                  <w:vertAlign w:val="baseline"/>
                </w:rPr>
              </w:rPrChange>
            </w:rPr>
          </w:pPr>
          <w:sdt>
            <w:sdtPr>
              <w:id w:val="-71175100"/>
              <w:tag w:val="goog_rdk_475"/>
            </w:sdtPr>
            <w:sdtContent>
              <w:ins w:author="Agustina Varona" w:id="56" w:date="2025-09-30T18:56:14Z"/>
              <w:sdt>
                <w:sdtPr>
                  <w:id w:val="-1376820747"/>
                  <w:tag w:val="goog_rdk_476"/>
                </w:sdtPr>
                <w:sdtContent>
                  <w:ins w:author="Agustina Varona" w:id="56" w:date="2025-09-30T18:56:14Z">
                    <w:r w:rsidDel="00000000" w:rsidR="00000000" w:rsidRPr="00000000">
                      <w:rPr>
                        <w:rFonts w:ascii="Arial Narrow" w:cs="Arial Narrow" w:eastAsia="Arial Narrow" w:hAnsi="Arial Narrow"/>
                        <w:b w:val="1"/>
                        <w:u w:val="single"/>
                        <w:rtl w:val="0"/>
                        <w:rPrChange w:author="Agustina Varona" w:id="57" w:date="2025-09-30T18:56:14Z">
                          <w:rPr>
                            <w:rFonts w:ascii="Arial Narrow" w:cs="Arial Narrow" w:eastAsia="Arial Narrow" w:hAnsi="Arial Narrow"/>
                            <w:b w:val="1"/>
                            <w:i w:val="0"/>
                            <w:smallCaps w:val="0"/>
                            <w:strike w:val="0"/>
                            <w:color w:val="000000"/>
                            <w:u w:val="none"/>
                            <w:shd w:fill="auto" w:val="clear"/>
                            <w:vertAlign w:val="baseline"/>
                          </w:rPr>
                        </w:rPrChange>
                      </w:rPr>
                      <w:t xml:space="preserve">ANEXO B</w:t>
                    </w:r>
                  </w:ins>
                </w:sdtContent>
              </w:sdt>
              <w:ins w:author="Agustina Varona" w:id="56" w:date="2025-09-30T18:56:14Z"/>
            </w:sdtContent>
          </w:sdt>
        </w:p>
      </w:sdtContent>
    </w:sdt>
    <w:sdt>
      <w:sdtPr>
        <w:id w:val="341569617"/>
        <w:tag w:val="goog_rdk_481"/>
      </w:sdtPr>
      <w:sdtContent>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1"/>
              <w:u w:val="single"/>
              <w:rPrChange w:author="Agustina Varona" w:id="57" w:date="2025-09-30T18:56:14Z">
                <w:rPr>
                  <w:rFonts w:ascii="Arial Narrow" w:cs="Arial Narrow" w:eastAsia="Arial Narrow" w:hAnsi="Arial Narrow"/>
                  <w:b w:val="1"/>
                  <w:i w:val="0"/>
                  <w:smallCaps w:val="0"/>
                  <w:strike w:val="0"/>
                  <w:color w:val="000000"/>
                  <w:u w:val="none"/>
                  <w:shd w:fill="auto" w:val="clear"/>
                  <w:vertAlign w:val="baseline"/>
                </w:rPr>
              </w:rPrChange>
            </w:rPr>
            <w:pPrChange w:author="Agustina Varona" w:id="0" w:date="2025-09-30T18:56:32Z">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pPr>
            </w:pPrChange>
          </w:pPr>
          <w:sdt>
            <w:sdtPr>
              <w:id w:val="-701240612"/>
              <w:tag w:val="goog_rdk_478"/>
            </w:sdtPr>
            <w:sdtContent>
              <w:ins w:author="Agustina Varona" w:id="56" w:date="2025-09-30T18:56:14Z"/>
              <w:sdt>
                <w:sdtPr>
                  <w:id w:val="1902790800"/>
                  <w:tag w:val="goog_rdk_479"/>
                </w:sdtPr>
                <w:sdtContent>
                  <w:ins w:author="Agustina Varona" w:id="56" w:date="2025-09-30T18:56:14Z">
                    <w:r w:rsidDel="00000000" w:rsidR="00000000" w:rsidRPr="00000000">
                      <w:rPr>
                        <w:rFonts w:ascii="Arial Narrow" w:cs="Arial Narrow" w:eastAsia="Arial Narrow" w:hAnsi="Arial Narrow"/>
                        <w:b w:val="1"/>
                        <w:u w:val="single"/>
                        <w:rtl w:val="0"/>
                        <w:rPrChange w:author="Agustina Varona" w:id="57" w:date="2025-09-30T18:56:14Z">
                          <w:rPr>
                            <w:rFonts w:ascii="Arial Narrow" w:cs="Arial Narrow" w:eastAsia="Arial Narrow" w:hAnsi="Arial Narrow"/>
                            <w:b w:val="1"/>
                            <w:i w:val="0"/>
                            <w:smallCaps w:val="0"/>
                            <w:strike w:val="0"/>
                            <w:color w:val="000000"/>
                            <w:u w:val="none"/>
                            <w:shd w:fill="auto" w:val="clear"/>
                            <w:vertAlign w:val="baseline"/>
                          </w:rPr>
                        </w:rPrChange>
                      </w:rPr>
                      <w:t xml:space="preserve">Rider Hospitality</w:t>
                    </w:r>
                  </w:ins>
                </w:sdtContent>
              </w:sdt>
              <w:ins w:author="Agustina Varona" w:id="56" w:date="2025-09-30T18:56:14Z"/>
            </w:sdtContent>
          </w:sdt>
          <w:sdt>
            <w:sdtPr>
              <w:id w:val="916810357"/>
              <w:tag w:val="goog_rdk_480"/>
            </w:sdtPr>
            <w:sdtContent>
              <w:r w:rsidDel="00000000" w:rsidR="00000000" w:rsidRPr="00000000">
                <w:rPr>
                  <w:rtl w:val="0"/>
                </w:rPr>
              </w:r>
            </w:sdtContent>
          </w:sdt>
        </w:p>
      </w:sdtContent>
    </w:sdt>
    <w:sectPr>
      <w:pgSz w:h="16838" w:w="11906" w:orient="portrait"/>
      <w:pgMar w:bottom="1134" w:top="567" w:left="1134" w:right="1133"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ina Varona" w:id="0" w:date="2025-09-30T19:10:43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 si es persona física o jurídica.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keepLines w:val="1"/>
      <w:widowControl w:val="0"/>
      <w:suppressAutoHyphens w:val="1"/>
      <w:spacing w:after="120" w:before="480" w:line="276" w:lineRule="auto"/>
      <w:ind w:leftChars="-1" w:rightChars="0" w:firstLineChars="-1"/>
      <w:contextualSpacing w:val="1"/>
      <w:textDirection w:val="btLr"/>
      <w:textAlignment w:val="top"/>
      <w:outlineLvl w:val="0"/>
    </w:pPr>
    <w:rPr>
      <w:b w:val="1"/>
      <w:color w:val="000000"/>
      <w:w w:val="100"/>
      <w:position w:val="-1"/>
      <w:sz w:val="48"/>
      <w:effect w:val="none"/>
      <w:vertAlign w:val="baseline"/>
      <w:cs w:val="0"/>
      <w:em w:val="none"/>
      <w:lang w:bidi="ar-SA" w:eastAsia="es-AR" w:val="es-AR"/>
    </w:rPr>
  </w:style>
  <w:style w:type="paragraph" w:styleId="Título2">
    <w:name w:val="Título 2"/>
    <w:basedOn w:val="normal"/>
    <w:next w:val="normal"/>
    <w:autoRedefine w:val="0"/>
    <w:hidden w:val="0"/>
    <w:qFormat w:val="0"/>
    <w:pPr>
      <w:keepNext w:val="1"/>
      <w:keepLines w:val="1"/>
      <w:widowControl w:val="0"/>
      <w:suppressAutoHyphens w:val="1"/>
      <w:spacing w:after="80" w:before="360" w:line="276" w:lineRule="auto"/>
      <w:ind w:leftChars="-1" w:rightChars="0" w:firstLineChars="-1"/>
      <w:contextualSpacing w:val="1"/>
      <w:textDirection w:val="btLr"/>
      <w:textAlignment w:val="top"/>
      <w:outlineLvl w:val="0"/>
    </w:pPr>
    <w:rPr>
      <w:b w:val="1"/>
      <w:color w:val="000000"/>
      <w:w w:val="100"/>
      <w:position w:val="-1"/>
      <w:sz w:val="36"/>
      <w:effect w:val="none"/>
      <w:vertAlign w:val="baseline"/>
      <w:cs w:val="0"/>
      <w:em w:val="none"/>
      <w:lang w:bidi="ar-SA" w:eastAsia="es-AR" w:val="es-AR"/>
    </w:rPr>
  </w:style>
  <w:style w:type="paragraph" w:styleId="Título3">
    <w:name w:val="Título 3"/>
    <w:basedOn w:val="normal"/>
    <w:next w:val="normal"/>
    <w:autoRedefine w:val="0"/>
    <w:hidden w:val="0"/>
    <w:qFormat w:val="0"/>
    <w:pPr>
      <w:keepNext w:val="1"/>
      <w:keepLines w:val="1"/>
      <w:widowControl w:val="0"/>
      <w:suppressAutoHyphens w:val="1"/>
      <w:spacing w:after="80" w:before="280" w:line="276" w:lineRule="auto"/>
      <w:ind w:leftChars="-1" w:rightChars="0" w:firstLineChars="-1"/>
      <w:contextualSpacing w:val="1"/>
      <w:textDirection w:val="btLr"/>
      <w:textAlignment w:val="top"/>
      <w:outlineLvl w:val="0"/>
    </w:pPr>
    <w:rPr>
      <w:b w:val="1"/>
      <w:color w:val="000000"/>
      <w:w w:val="100"/>
      <w:position w:val="-1"/>
      <w:sz w:val="28"/>
      <w:effect w:val="none"/>
      <w:vertAlign w:val="baseline"/>
      <w:cs w:val="0"/>
      <w:em w:val="none"/>
      <w:lang w:bidi="ar-SA" w:eastAsia="es-AR" w:val="es-AR"/>
    </w:rPr>
  </w:style>
  <w:style w:type="paragraph" w:styleId="Título4">
    <w:name w:val="Título 4"/>
    <w:basedOn w:val="normal"/>
    <w:next w:val="normal"/>
    <w:autoRedefine w:val="0"/>
    <w:hidden w:val="0"/>
    <w:qFormat w:val="0"/>
    <w:pPr>
      <w:keepNext w:val="1"/>
      <w:keepLines w:val="1"/>
      <w:widowControl w:val="0"/>
      <w:suppressAutoHyphens w:val="1"/>
      <w:spacing w:after="40" w:before="240" w:line="276" w:lineRule="auto"/>
      <w:ind w:leftChars="-1" w:rightChars="0" w:firstLineChars="-1"/>
      <w:contextualSpacing w:val="1"/>
      <w:textDirection w:val="btLr"/>
      <w:textAlignment w:val="top"/>
      <w:outlineLvl w:val="0"/>
    </w:pPr>
    <w:rPr>
      <w:b w:val="1"/>
      <w:color w:val="000000"/>
      <w:w w:val="100"/>
      <w:position w:val="-1"/>
      <w:sz w:val="24"/>
      <w:effect w:val="none"/>
      <w:vertAlign w:val="baseline"/>
      <w:cs w:val="0"/>
      <w:em w:val="none"/>
      <w:lang w:bidi="ar-SA" w:eastAsia="es-AR" w:val="es-AR"/>
    </w:rPr>
  </w:style>
  <w:style w:type="paragraph" w:styleId="Título5">
    <w:name w:val="Título 5"/>
    <w:basedOn w:val="normal"/>
    <w:next w:val="normal"/>
    <w:autoRedefine w:val="0"/>
    <w:hidden w:val="0"/>
    <w:qFormat w:val="0"/>
    <w:pPr>
      <w:keepNext w:val="1"/>
      <w:keepLines w:val="1"/>
      <w:widowControl w:val="0"/>
      <w:suppressAutoHyphens w:val="1"/>
      <w:spacing w:after="40" w:before="220" w:line="276" w:lineRule="auto"/>
      <w:ind w:leftChars="-1" w:rightChars="0" w:firstLineChars="-1"/>
      <w:contextualSpacing w:val="1"/>
      <w:textDirection w:val="btLr"/>
      <w:textAlignment w:val="top"/>
      <w:outlineLvl w:val="0"/>
    </w:pPr>
    <w:rPr>
      <w:b w:val="1"/>
      <w:color w:val="000000"/>
      <w:w w:val="100"/>
      <w:position w:val="-1"/>
      <w:sz w:val="22"/>
      <w:effect w:val="none"/>
      <w:vertAlign w:val="baseline"/>
      <w:cs w:val="0"/>
      <w:em w:val="none"/>
      <w:lang w:bidi="ar-SA" w:eastAsia="es-AR" w:val="es-AR"/>
    </w:rPr>
  </w:style>
  <w:style w:type="paragraph" w:styleId="Título6">
    <w:name w:val="Título 6"/>
    <w:basedOn w:val="normal"/>
    <w:next w:val="normal"/>
    <w:autoRedefine w:val="0"/>
    <w:hidden w:val="0"/>
    <w:qFormat w:val="0"/>
    <w:pPr>
      <w:keepNext w:val="1"/>
      <w:keepLines w:val="1"/>
      <w:widowControl w:val="0"/>
      <w:suppressAutoHyphens w:val="1"/>
      <w:spacing w:after="40" w:before="200" w:line="276" w:lineRule="auto"/>
      <w:ind w:leftChars="-1" w:rightChars="0" w:firstLineChars="-1"/>
      <w:contextualSpacing w:val="1"/>
      <w:textDirection w:val="btLr"/>
      <w:textAlignment w:val="top"/>
      <w:outlineLvl w:val="0"/>
    </w:pPr>
    <w:rPr>
      <w:b w:val="1"/>
      <w:color w:val="000000"/>
      <w:w w:val="100"/>
      <w:position w:val="-1"/>
      <w:sz w:val="20"/>
      <w:effect w:val="none"/>
      <w:vertAlign w:val="baseline"/>
      <w:cs w:val="0"/>
      <w:em w:val="none"/>
      <w:lang w:bidi="ar-SA" w:eastAsia="es-AR" w:val="es-AR"/>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
    <w:name w:val="normal"/>
    <w:next w:val="normal"/>
    <w:autoRedefine w:val="0"/>
    <w:hidden w:val="0"/>
    <w:qFormat w:val="0"/>
    <w:pPr>
      <w:widowControl w:val="0"/>
      <w:suppressAutoHyphens w:val="1"/>
      <w:spacing w:after="200" w:line="276" w:lineRule="auto"/>
      <w:ind w:leftChars="-1" w:rightChars="0" w:firstLineChars="-1"/>
      <w:textDirection w:val="btLr"/>
      <w:textAlignment w:val="top"/>
      <w:outlineLvl w:val="0"/>
    </w:pPr>
    <w:rPr>
      <w:color w:val="000000"/>
      <w:w w:val="100"/>
      <w:position w:val="-1"/>
      <w:sz w:val="22"/>
      <w:effect w:val="none"/>
      <w:vertAlign w:val="baseline"/>
      <w:cs w:val="0"/>
      <w:em w:val="none"/>
      <w:lang w:bidi="ar-SA" w:eastAsia="es-AR" w:val="es-AR"/>
    </w:rPr>
  </w:style>
  <w:style w:type="table" w:styleId="TableNormal">
    <w:name w:val="Table Normal"/>
    <w:next w:val="TableNormal"/>
    <w:autoRedefine w:val="0"/>
    <w:hidden w:val="0"/>
    <w:qFormat w:val="0"/>
    <w:pPr>
      <w:widowControl w:val="0"/>
      <w:suppressAutoHyphens w:val="1"/>
      <w:spacing w:after="200" w:line="276" w:lineRule="auto"/>
      <w:ind w:leftChars="-1" w:rightChars="0" w:firstLineChars="-1"/>
      <w:textDirection w:val="btLr"/>
      <w:textAlignment w:val="top"/>
      <w:outlineLvl w:val="0"/>
    </w:pPr>
    <w:rPr>
      <w:color w:val="000000"/>
      <w:w w:val="100"/>
      <w:position w:val="-1"/>
      <w:sz w:val="22"/>
      <w:effect w:val="none"/>
      <w:vertAlign w:val="baseline"/>
      <w:cs w:val="0"/>
      <w:em w:val="none"/>
      <w:lang w:bidi="ar-SA" w:eastAsia="es-AR" w:val="es-AR"/>
    </w:rPr>
    <w:tblPr>
      <w:tblStyle w:val="TableNormal"/>
      <w:jc w:val="left"/>
    </w:tblPr>
  </w:style>
  <w:style w:type="paragraph" w:styleId="Título">
    <w:name w:val="Título"/>
    <w:basedOn w:val="normal"/>
    <w:next w:val="normal"/>
    <w:autoRedefine w:val="0"/>
    <w:hidden w:val="0"/>
    <w:qFormat w:val="0"/>
    <w:pPr>
      <w:keepNext w:val="1"/>
      <w:keepLines w:val="1"/>
      <w:widowControl w:val="0"/>
      <w:suppressAutoHyphens w:val="1"/>
      <w:spacing w:after="120" w:before="480" w:line="276" w:lineRule="auto"/>
      <w:ind w:leftChars="-1" w:rightChars="0" w:firstLineChars="-1"/>
      <w:contextualSpacing w:val="1"/>
      <w:textDirection w:val="btLr"/>
      <w:textAlignment w:val="top"/>
      <w:outlineLvl w:val="0"/>
    </w:pPr>
    <w:rPr>
      <w:b w:val="1"/>
      <w:color w:val="000000"/>
      <w:w w:val="100"/>
      <w:position w:val="-1"/>
      <w:sz w:val="72"/>
      <w:effect w:val="none"/>
      <w:vertAlign w:val="baseline"/>
      <w:cs w:val="0"/>
      <w:em w:val="none"/>
      <w:lang w:bidi="ar-SA" w:eastAsia="es-AR" w:val="es-AR"/>
    </w:rPr>
  </w:style>
  <w:style w:type="paragraph" w:styleId="Subtítulo">
    <w:name w:val="Subtítulo"/>
    <w:basedOn w:val="normal"/>
    <w:next w:val="normal"/>
    <w:autoRedefine w:val="0"/>
    <w:hidden w:val="0"/>
    <w:qFormat w:val="0"/>
    <w:pPr>
      <w:keepNext w:val="1"/>
      <w:keepLines w:val="1"/>
      <w:widowControl w:val="0"/>
      <w:suppressAutoHyphens w:val="1"/>
      <w:spacing w:after="80" w:before="360" w:line="276" w:lineRule="auto"/>
      <w:ind w:leftChars="-1" w:rightChars="0" w:firstLineChars="-1"/>
      <w:contextualSpacing w:val="1"/>
      <w:textDirection w:val="btLr"/>
      <w:textAlignment w:val="top"/>
      <w:outlineLvl w:val="0"/>
    </w:pPr>
    <w:rPr>
      <w:rFonts w:ascii="Georgia" w:cs="Georgia" w:eastAsia="Georgia" w:hAnsi="Georgia"/>
      <w:i w:val="1"/>
      <w:color w:val="666666"/>
      <w:w w:val="100"/>
      <w:position w:val="-1"/>
      <w:sz w:val="48"/>
      <w:effect w:val="none"/>
      <w:vertAlign w:val="baseline"/>
      <w:cs w:val="0"/>
      <w:em w:val="none"/>
      <w:lang w:bidi="ar-SA" w:eastAsia="es-AR" w:val="es-AR"/>
    </w:rPr>
  </w:style>
  <w:style w:type="table" w:styleId="0">
    <w:name w:val=""/>
    <w:basedOn w:val="TableNormal"/>
    <w:next w:val="0"/>
    <w:autoRedefine w:val="0"/>
    <w:hidden w:val="0"/>
    <w:qFormat w:val="0"/>
    <w:pPr>
      <w:widowControl w:val="0"/>
      <w:suppressAutoHyphens w:val="1"/>
      <w:spacing w:after="200" w:line="276" w:lineRule="auto"/>
      <w:ind w:leftChars="-1" w:rightChars="0" w:firstLineChars="-1"/>
      <w:textDirection w:val="btLr"/>
      <w:textAlignment w:val="top"/>
      <w:outlineLvl w:val="0"/>
    </w:pPr>
    <w:rPr>
      <w:color w:val="000000"/>
      <w:w w:val="100"/>
      <w:position w:val="-1"/>
      <w:sz w:val="22"/>
      <w:effect w:val="none"/>
      <w:vertAlign w:val="baseline"/>
      <w:cs w:val="0"/>
      <w:em w:val="none"/>
      <w:lang w:bidi="ar-SA" w:eastAsia="es-AR" w:val="es-AR"/>
    </w:rPr>
    <w:tblPr>
      <w:tblStyle w:val="0"/>
      <w:tblStyleRowBandSize w:val="1"/>
      <w:tblStyleColBandSize w:val="1"/>
      <w:jc w:val="left"/>
    </w:tblPr>
  </w:style>
  <w:style w:type="table" w:styleId="1">
    <w:name w:val=""/>
    <w:basedOn w:val="TableNormal"/>
    <w:next w:val="1"/>
    <w:autoRedefine w:val="0"/>
    <w:hidden w:val="0"/>
    <w:qFormat w:val="0"/>
    <w:pPr>
      <w:widowControl w:val="0"/>
      <w:suppressAutoHyphens w:val="1"/>
      <w:spacing w:after="200" w:line="276" w:lineRule="auto"/>
      <w:ind w:leftChars="-1" w:rightChars="0" w:firstLineChars="-1"/>
      <w:textDirection w:val="btLr"/>
      <w:textAlignment w:val="top"/>
      <w:outlineLvl w:val="0"/>
    </w:pPr>
    <w:rPr>
      <w:color w:val="000000"/>
      <w:w w:val="100"/>
      <w:position w:val="-1"/>
      <w:sz w:val="22"/>
      <w:effect w:val="none"/>
      <w:vertAlign w:val="baseline"/>
      <w:cs w:val="0"/>
      <w:em w:val="none"/>
      <w:lang w:bidi="ar-SA" w:eastAsia="es-AR" w:val="es-AR"/>
    </w:rPr>
    <w:tblPr>
      <w:tblStyle w:val="1"/>
      <w:tblStyleRowBandSize w:val="1"/>
      <w:tblStyleColBandSize w:val="1"/>
      <w:jc w:val="left"/>
    </w:tblPr>
  </w:style>
  <w:style w:type="table" w:styleId="2">
    <w:name w:val=""/>
    <w:basedOn w:val="TableNormal"/>
    <w:next w:val="2"/>
    <w:autoRedefine w:val="0"/>
    <w:hidden w:val="0"/>
    <w:qFormat w:val="0"/>
    <w:pPr>
      <w:widowControl w:val="0"/>
      <w:suppressAutoHyphens w:val="1"/>
      <w:spacing w:after="200" w:line="276" w:lineRule="auto"/>
      <w:ind w:leftChars="-1" w:rightChars="0" w:firstLineChars="-1"/>
      <w:textDirection w:val="btLr"/>
      <w:textAlignment w:val="top"/>
      <w:outlineLvl w:val="0"/>
    </w:pPr>
    <w:rPr>
      <w:color w:val="000000"/>
      <w:w w:val="100"/>
      <w:position w:val="-1"/>
      <w:sz w:val="22"/>
      <w:effect w:val="none"/>
      <w:vertAlign w:val="baseline"/>
      <w:cs w:val="0"/>
      <w:em w:val="none"/>
      <w:lang w:bidi="ar-SA" w:eastAsia="es-AR" w:val="es-AR"/>
    </w:rPr>
    <w:tblPr>
      <w:tblStyle w:val="2"/>
      <w:tblStyleRowBandSize w:val="1"/>
      <w:tblStyleColBandSize w:val="1"/>
      <w:jc w:val="left"/>
    </w:tblPr>
  </w:style>
  <w:style w:type="table" w:styleId="">
    <w:name w:val=""/>
    <w:basedOn w:val="TableNormal"/>
    <w:next w:val=""/>
    <w:autoRedefine w:val="0"/>
    <w:hidden w:val="0"/>
    <w:qFormat w:val="0"/>
    <w:pPr>
      <w:widowControl w:val="0"/>
      <w:suppressAutoHyphens w:val="1"/>
      <w:spacing w:after="200" w:line="276" w:lineRule="auto"/>
      <w:ind w:leftChars="-1" w:rightChars="0" w:firstLineChars="-1"/>
      <w:textDirection w:val="btLr"/>
      <w:textAlignment w:val="top"/>
      <w:outlineLvl w:val="0"/>
    </w:pPr>
    <w:rPr>
      <w:color w:val="000000"/>
      <w:w w:val="100"/>
      <w:position w:val="-1"/>
      <w:sz w:val="22"/>
      <w:effect w:val="none"/>
      <w:vertAlign w:val="baseline"/>
      <w:cs w:val="0"/>
      <w:em w:val="none"/>
      <w:lang w:bidi="ar-SA" w:eastAsia="es-AR" w:val="es-AR"/>
    </w:rPr>
    <w:tblPr>
      <w:tblStyle w:val=""/>
      <w:tblStyleRowBandSize w:val="1"/>
      <w:tblStyleColBandSize w:val="1"/>
      <w:jc w:val="left"/>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2">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1">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2">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2">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 w:type="table" w:styleId="Table3">
    <w:basedOn w:val="TableNormal"/>
    <w:pPr>
      <w:widowControl w:val="0"/>
      <w:spacing w:after="200" w:line="276" w:lineRule="auto"/>
    </w:pPr>
    <w:rPr>
      <w:color w:val="000000"/>
      <w:sz w:val="22"/>
      <w:szCs w:val="22"/>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oPAqy76eJoFwBe8R+j+0bdIRQ==">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AChAKBXRzX3ZhEgcIARIDbm9yCg8KB3RzX3ZhX2kSBAgCGAEKygQKBG5sXzESwQQIBTK8BAoLCgNiX2ESBAgDIAAKDgoEYl9nZhIGCAESAiUxCg0KBGJfZ3MSBQgBEgEtCgwKBGJfZ3QSBAgDIAkKFAoFYl9pZmwSCwgEKQAAAAAAAEtAChMKBGJfaWwSCwgEKQAAAAAAAFJ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oECgRubF8yEsEECAUyvAQKCwoDYl9hEgQIAyAACg4KBGJfZ2YSBggBEgIlMgoNCgRiX2dzEgUIARIBLQoMCgRiX2d0EgQIAyAJChQKBWJfaWZsEgsIBCkAAAAAAIBWQAoTCgRiX2lsEgsIBCkAAAAAAABb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AKEAoFdHNfdmESBwgBEgNub3IKDwoHdHNfdmFfaRIECAIYAQrKBAoEbmxfMxLBBAgFMrwECgsKA2JfYRIECAMgAAoOCgRiX2dmEgYIARICJTMKDQoEYl9ncxIFCAESAS0KDAoEYl9ndBIECAMgCQoUCgViX2lmbBILCAQpAAAAAACAX0AKEwoEYl9pbBILCAQpAAAAAAAAYk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AChAKBXRzX3ZhEgcIARIDbm9yCg8KB3RzX3ZhX2kSBAgCGAEKygQKBG5sXzQSwQQIBTK8BAoLCgNiX2ESBAgDIAAKDgoEYl9nZhIGCAESAiU0Cg0KBGJfZ3MSBQgBEgEtCgwKBGJfZ3QSBAgDIAkKFAoFYl9pZmwSCwgEKQAAAAAAQGRAChMKBGJfaWwSCwgEKQAAAAAAgGZ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oECgRubF81EsEECAUyvAQKCwoDYl9hEgQIAyAACg4KBGJfZ2YSBggBEgIlNQoNCgRiX2dzEgUIARIBLQoMCgRiX2d0EgQIAyAJChQKBWJfaWZsEgsIBCkAAAAAAMBoQAoTCgRiX2lsEgsIBCkAAAAAAABr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2016-10-24T20:31:00Z</dcterms:created>
  <dc:creator>Familia ALBAMUTOLON</dc:creator>
</cp:coreProperties>
</file>